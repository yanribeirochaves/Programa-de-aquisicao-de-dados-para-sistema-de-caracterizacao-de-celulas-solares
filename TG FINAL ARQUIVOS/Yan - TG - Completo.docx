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85E497" w14:textId="77777777" w:rsidR="002850BE" w:rsidRDefault="00263F22" w:rsidP="0027514A">
      <w:pPr>
        <w:pStyle w:val="Ttulo"/>
      </w:pPr>
      <w:bookmarkStart w:id="0" w:name="_Toc118654374"/>
      <w:r w:rsidRPr="00263F22">
        <w:t xml:space="preserve">FACULDADE DE </w:t>
      </w:r>
      <w:r w:rsidRPr="0027514A">
        <w:t>TECNOLOGIA</w:t>
      </w:r>
      <w:r w:rsidR="004C06C2">
        <w:t xml:space="preserve"> DE</w:t>
      </w:r>
      <w:r w:rsidRPr="00263F22">
        <w:t xml:space="preserve"> SÃO JOSÉ DOS CAMPOS</w:t>
      </w:r>
    </w:p>
    <w:p w14:paraId="149F707D" w14:textId="77777777" w:rsidR="00263F22" w:rsidRPr="00263F22" w:rsidRDefault="00263F22" w:rsidP="0027514A">
      <w:pPr>
        <w:pStyle w:val="Ttulo"/>
      </w:pPr>
      <w:r w:rsidRPr="00263F22">
        <w:t>FATEC</w:t>
      </w:r>
      <w:r>
        <w:t xml:space="preserve"> </w:t>
      </w:r>
      <w:r w:rsidR="004C06C2">
        <w:t xml:space="preserve">PROFESSOR </w:t>
      </w:r>
      <w:r w:rsidRPr="00263F22">
        <w:rPr>
          <w:caps/>
        </w:rPr>
        <w:t>Jessen Vidal</w:t>
      </w:r>
    </w:p>
    <w:p w14:paraId="43AB3A29" w14:textId="77777777" w:rsidR="00263F22" w:rsidRDefault="00263F22" w:rsidP="004F2518">
      <w:pPr>
        <w:pStyle w:val="NormalSemTabulacao"/>
      </w:pPr>
    </w:p>
    <w:p w14:paraId="1AE30D11" w14:textId="77777777" w:rsidR="002850BE" w:rsidRDefault="002850BE" w:rsidP="004F2518">
      <w:pPr>
        <w:pStyle w:val="NormalSemTabulacao"/>
      </w:pPr>
    </w:p>
    <w:p w14:paraId="1378F44F" w14:textId="77777777" w:rsidR="002850BE" w:rsidRDefault="002850BE" w:rsidP="004F2518">
      <w:pPr>
        <w:pStyle w:val="NormalSemTabulacao"/>
      </w:pPr>
    </w:p>
    <w:p w14:paraId="224137D8" w14:textId="77777777" w:rsidR="006F533C" w:rsidRDefault="006F533C" w:rsidP="004F2518">
      <w:pPr>
        <w:pStyle w:val="NormalSemTabulacao"/>
      </w:pPr>
    </w:p>
    <w:p w14:paraId="3B081556" w14:textId="77777777" w:rsidR="00263F22" w:rsidRDefault="00263F22" w:rsidP="004F2518">
      <w:pPr>
        <w:pStyle w:val="NormalSemTabulacao"/>
      </w:pPr>
    </w:p>
    <w:p w14:paraId="4027631A" w14:textId="77777777" w:rsidR="00AD48C2" w:rsidRPr="00106EF9" w:rsidRDefault="00AD48C2" w:rsidP="004F2518">
      <w:pPr>
        <w:pStyle w:val="NormalSemTabulacao"/>
      </w:pPr>
    </w:p>
    <w:p w14:paraId="4211B4A3" w14:textId="77777777" w:rsidR="00263F22" w:rsidRPr="00106EF9" w:rsidRDefault="00263F22" w:rsidP="004F2518">
      <w:pPr>
        <w:pStyle w:val="NormalSemTabulacao"/>
      </w:pPr>
    </w:p>
    <w:p w14:paraId="3C4BA309" w14:textId="77777777" w:rsidR="00263F22" w:rsidRPr="00106EF9" w:rsidRDefault="00263F22" w:rsidP="004F2518">
      <w:pPr>
        <w:pStyle w:val="NormalSemTabulacao"/>
      </w:pPr>
    </w:p>
    <w:p w14:paraId="3CBA7799" w14:textId="77777777" w:rsidR="00263F22" w:rsidRPr="00847EBF" w:rsidRDefault="00430466" w:rsidP="0027514A">
      <w:pPr>
        <w:pStyle w:val="Ttulo"/>
      </w:pPr>
      <w:r>
        <w:t>Yan Ribeiro Chaves</w:t>
      </w:r>
    </w:p>
    <w:p w14:paraId="588AEE90" w14:textId="77777777" w:rsidR="00263F22" w:rsidRPr="00106EF9" w:rsidRDefault="00263F22" w:rsidP="004F2518">
      <w:pPr>
        <w:pStyle w:val="NormalSemTabulacao"/>
      </w:pPr>
    </w:p>
    <w:p w14:paraId="64EEFD2D" w14:textId="77777777" w:rsidR="00263F22" w:rsidRPr="00106EF9" w:rsidRDefault="00263F22" w:rsidP="004F2518">
      <w:pPr>
        <w:pStyle w:val="NormalSemTabulacao"/>
      </w:pPr>
    </w:p>
    <w:p w14:paraId="3F7392A5" w14:textId="77777777" w:rsidR="00263F22" w:rsidRDefault="00263F22" w:rsidP="004F2518">
      <w:pPr>
        <w:pStyle w:val="NormalSemTabulacao"/>
      </w:pPr>
    </w:p>
    <w:p w14:paraId="4FCDA1FA" w14:textId="77777777" w:rsidR="00AD48C2" w:rsidRPr="00106EF9" w:rsidRDefault="00AD48C2" w:rsidP="004F2518">
      <w:pPr>
        <w:pStyle w:val="NormalSemTabulacao"/>
      </w:pPr>
    </w:p>
    <w:p w14:paraId="1ECBCC17" w14:textId="77777777" w:rsidR="006F533C" w:rsidRDefault="006F533C" w:rsidP="00263F22">
      <w:pPr>
        <w:pStyle w:val="Corpodetexto"/>
        <w:jc w:val="center"/>
        <w:rPr>
          <w:b/>
        </w:rPr>
      </w:pPr>
    </w:p>
    <w:p w14:paraId="0B6140C9" w14:textId="77777777" w:rsidR="006F533C" w:rsidRDefault="006F533C" w:rsidP="00263F22">
      <w:pPr>
        <w:pStyle w:val="Corpodetexto"/>
        <w:jc w:val="center"/>
        <w:rPr>
          <w:b/>
        </w:rPr>
      </w:pPr>
      <w:bookmarkStart w:id="1" w:name="_GoBack"/>
      <w:bookmarkEnd w:id="1"/>
    </w:p>
    <w:p w14:paraId="2CFF1BDD" w14:textId="77777777" w:rsidR="006F533C" w:rsidRPr="00106EF9" w:rsidRDefault="006F533C" w:rsidP="00263F22">
      <w:pPr>
        <w:pStyle w:val="Corpodetexto"/>
        <w:jc w:val="center"/>
        <w:rPr>
          <w:b/>
        </w:rPr>
      </w:pPr>
    </w:p>
    <w:p w14:paraId="402E5A68" w14:textId="634F9713" w:rsidR="001B7C6A" w:rsidRPr="00A61BF6" w:rsidRDefault="001B7C6A" w:rsidP="001B7C6A">
      <w:pPr>
        <w:pStyle w:val="NormalSemTabulacao"/>
        <w:jc w:val="center"/>
        <w:rPr>
          <w:b/>
          <w:sz w:val="32"/>
          <w:szCs w:val="32"/>
        </w:rPr>
      </w:pPr>
      <w:r w:rsidRPr="00A61BF6">
        <w:rPr>
          <w:b/>
          <w:sz w:val="32"/>
          <w:szCs w:val="32"/>
        </w:rPr>
        <w:t xml:space="preserve">Programa de aquisição de dados </w:t>
      </w:r>
      <w:r w:rsidR="00C7401E">
        <w:rPr>
          <w:b/>
          <w:sz w:val="32"/>
          <w:szCs w:val="32"/>
        </w:rPr>
        <w:t>para</w:t>
      </w:r>
      <w:r w:rsidRPr="00A61BF6">
        <w:rPr>
          <w:b/>
          <w:sz w:val="32"/>
          <w:szCs w:val="32"/>
        </w:rPr>
        <w:t xml:space="preserve"> um sistema de caracterização elétrica de células solares</w:t>
      </w:r>
    </w:p>
    <w:p w14:paraId="1AE489ED" w14:textId="77777777" w:rsidR="00AD48C2" w:rsidRPr="00AD48C2" w:rsidRDefault="00AD48C2" w:rsidP="004F2518">
      <w:pPr>
        <w:pStyle w:val="NormalSemTabulacao"/>
      </w:pPr>
    </w:p>
    <w:p w14:paraId="4C8BF96D" w14:textId="77777777" w:rsidR="00263F22" w:rsidRPr="00106EF9" w:rsidRDefault="00263F22" w:rsidP="004F2518">
      <w:pPr>
        <w:pStyle w:val="NormalSemTabulacao"/>
        <w:rPr>
          <w:b/>
        </w:rPr>
      </w:pPr>
    </w:p>
    <w:p w14:paraId="30ECAA82" w14:textId="77777777" w:rsidR="00263F22" w:rsidRPr="00106EF9" w:rsidRDefault="00263F22" w:rsidP="004F2518">
      <w:pPr>
        <w:pStyle w:val="NormalSemTabulacao"/>
        <w:rPr>
          <w:b/>
        </w:rPr>
      </w:pPr>
    </w:p>
    <w:p w14:paraId="025603E3" w14:textId="77777777" w:rsidR="00263F22" w:rsidRPr="00106EF9" w:rsidRDefault="00263F22" w:rsidP="004F2518">
      <w:pPr>
        <w:pStyle w:val="NormalSemTabulacao"/>
        <w:rPr>
          <w:b/>
        </w:rPr>
      </w:pPr>
    </w:p>
    <w:p w14:paraId="38DFD9F5" w14:textId="77777777" w:rsidR="00263F22" w:rsidRDefault="00263F22" w:rsidP="004F2518">
      <w:pPr>
        <w:pStyle w:val="NormalSemTabulacao"/>
        <w:rPr>
          <w:b/>
        </w:rPr>
      </w:pPr>
    </w:p>
    <w:p w14:paraId="7EB95236" w14:textId="77777777" w:rsidR="004F2518" w:rsidRPr="00106EF9" w:rsidRDefault="004F2518" w:rsidP="004F2518">
      <w:pPr>
        <w:pStyle w:val="NormalSemTabulacao"/>
        <w:rPr>
          <w:b/>
        </w:rPr>
      </w:pPr>
    </w:p>
    <w:p w14:paraId="2693DA07" w14:textId="77777777" w:rsidR="00263F22" w:rsidRPr="00106EF9" w:rsidRDefault="00263F22" w:rsidP="004F2518">
      <w:pPr>
        <w:pStyle w:val="NormalSemTabulacao"/>
        <w:rPr>
          <w:b/>
        </w:rPr>
      </w:pPr>
    </w:p>
    <w:p w14:paraId="1120147D" w14:textId="77777777" w:rsidR="00263F22" w:rsidRPr="00106EF9" w:rsidRDefault="00263F22" w:rsidP="004F2518">
      <w:pPr>
        <w:pStyle w:val="NormalSemTabulacao"/>
        <w:rPr>
          <w:b/>
        </w:rPr>
      </w:pPr>
    </w:p>
    <w:p w14:paraId="16BEC000" w14:textId="77777777" w:rsidR="00263F22" w:rsidRDefault="00263F22" w:rsidP="004F2518">
      <w:pPr>
        <w:pStyle w:val="NormalSemTabulacao"/>
        <w:rPr>
          <w:b/>
        </w:rPr>
      </w:pPr>
    </w:p>
    <w:p w14:paraId="2ED88982" w14:textId="77777777" w:rsidR="004F2518" w:rsidRPr="00106EF9" w:rsidRDefault="004F2518" w:rsidP="004F2518">
      <w:pPr>
        <w:pStyle w:val="NormalSemTabulacao"/>
        <w:rPr>
          <w:b/>
        </w:rPr>
      </w:pPr>
    </w:p>
    <w:p w14:paraId="441FFAF8" w14:textId="77777777" w:rsidR="00263F22" w:rsidRPr="00106EF9" w:rsidRDefault="00263F22" w:rsidP="004F2518">
      <w:pPr>
        <w:pStyle w:val="NormalSemTabulacao"/>
        <w:rPr>
          <w:b/>
        </w:rPr>
      </w:pPr>
    </w:p>
    <w:p w14:paraId="19EBE585" w14:textId="77777777" w:rsidR="00263F22" w:rsidRDefault="00263F22" w:rsidP="004F2518">
      <w:pPr>
        <w:pStyle w:val="NormalSemTabulacao"/>
        <w:rPr>
          <w:b/>
        </w:rPr>
      </w:pPr>
    </w:p>
    <w:p w14:paraId="09D0E89A" w14:textId="77777777" w:rsidR="002850BE" w:rsidRDefault="002850BE" w:rsidP="004F2518">
      <w:pPr>
        <w:pStyle w:val="NormalSemTabulacao"/>
        <w:rPr>
          <w:b/>
        </w:rPr>
      </w:pPr>
    </w:p>
    <w:p w14:paraId="2E7801C9" w14:textId="77777777" w:rsidR="00AD48C2" w:rsidRDefault="00AD48C2" w:rsidP="004F2518">
      <w:pPr>
        <w:pStyle w:val="NormalSemTabulacao"/>
        <w:rPr>
          <w:b/>
        </w:rPr>
      </w:pPr>
    </w:p>
    <w:p w14:paraId="4CE94B71" w14:textId="77777777" w:rsidR="004F2518" w:rsidRDefault="004F2518" w:rsidP="004F2518">
      <w:pPr>
        <w:pStyle w:val="NormalSemTabulacao"/>
        <w:rPr>
          <w:b/>
        </w:rPr>
      </w:pPr>
    </w:p>
    <w:p w14:paraId="2D001C92" w14:textId="77777777" w:rsidR="002850BE" w:rsidRDefault="002850BE" w:rsidP="004F2518">
      <w:pPr>
        <w:pStyle w:val="NormalSemTabulacao"/>
        <w:rPr>
          <w:b/>
        </w:rPr>
      </w:pPr>
    </w:p>
    <w:p w14:paraId="7854E3CE" w14:textId="77777777" w:rsidR="00A842BA" w:rsidRDefault="00A842BA" w:rsidP="004F2518">
      <w:pPr>
        <w:pStyle w:val="NormalSemTabulacao"/>
        <w:rPr>
          <w:b/>
        </w:rPr>
      </w:pPr>
    </w:p>
    <w:p w14:paraId="6BB43CB6" w14:textId="77777777" w:rsidR="00A842BA" w:rsidRDefault="00A842BA" w:rsidP="004F2518">
      <w:pPr>
        <w:pStyle w:val="NormalSemTabulacao"/>
        <w:rPr>
          <w:b/>
        </w:rPr>
      </w:pPr>
    </w:p>
    <w:p w14:paraId="7C89FB17" w14:textId="77777777" w:rsidR="00A842BA" w:rsidRDefault="00A842BA" w:rsidP="004F2518">
      <w:pPr>
        <w:pStyle w:val="NormalSemTabulacao"/>
        <w:rPr>
          <w:b/>
        </w:rPr>
      </w:pPr>
    </w:p>
    <w:p w14:paraId="54728DA0" w14:textId="77777777" w:rsidR="004F2518" w:rsidRDefault="004F2518" w:rsidP="004F2518">
      <w:pPr>
        <w:pStyle w:val="NormalSemTabulacao"/>
        <w:rPr>
          <w:b/>
        </w:rPr>
      </w:pPr>
    </w:p>
    <w:p w14:paraId="49B01F19" w14:textId="77777777" w:rsidR="004F2518" w:rsidRDefault="004F2518" w:rsidP="004F2518">
      <w:pPr>
        <w:pStyle w:val="NormalSemTabulacao"/>
        <w:rPr>
          <w:b/>
        </w:rPr>
      </w:pPr>
    </w:p>
    <w:p w14:paraId="04A5D21C" w14:textId="77777777" w:rsidR="002850BE" w:rsidRPr="00847EBF" w:rsidRDefault="002850BE" w:rsidP="004F2518">
      <w:pPr>
        <w:pStyle w:val="nfaseTG"/>
      </w:pPr>
      <w:r w:rsidRPr="004F2518">
        <w:t>São</w:t>
      </w:r>
      <w:r w:rsidRPr="00847EBF">
        <w:t xml:space="preserve"> José dos Campos</w:t>
      </w:r>
    </w:p>
    <w:p w14:paraId="687A2F59" w14:textId="77777777" w:rsidR="00974765" w:rsidRPr="00430466" w:rsidRDefault="00754739" w:rsidP="00755184">
      <w:pPr>
        <w:pStyle w:val="nfaseTG"/>
      </w:pPr>
      <w:r>
        <w:t>20</w:t>
      </w:r>
      <w:r w:rsidR="00430466">
        <w:t>17</w:t>
      </w:r>
    </w:p>
    <w:p w14:paraId="3277457F" w14:textId="77777777" w:rsidR="00974765" w:rsidRDefault="00430466" w:rsidP="003A6F45">
      <w:pPr>
        <w:pStyle w:val="Ttulo"/>
      </w:pPr>
      <w:r>
        <w:lastRenderedPageBreak/>
        <w:t>Yan Ribeiro Chaves</w:t>
      </w:r>
    </w:p>
    <w:p w14:paraId="24B1DCA6" w14:textId="77777777" w:rsidR="00AD48C2" w:rsidRPr="00AD48C2" w:rsidRDefault="00AD48C2" w:rsidP="004F2518">
      <w:pPr>
        <w:pStyle w:val="NormalSemTabulacao"/>
      </w:pPr>
    </w:p>
    <w:p w14:paraId="566A9908" w14:textId="77777777" w:rsidR="00974765" w:rsidRPr="00847EBF" w:rsidRDefault="00974765" w:rsidP="004F2518">
      <w:pPr>
        <w:pStyle w:val="NormalSemTabulacao"/>
        <w:rPr>
          <w:sz w:val="20"/>
        </w:rPr>
      </w:pPr>
    </w:p>
    <w:p w14:paraId="527DA1BF" w14:textId="77777777" w:rsidR="00974765" w:rsidRDefault="00974765" w:rsidP="004F2518">
      <w:pPr>
        <w:pStyle w:val="NormalSemTabulacao"/>
        <w:rPr>
          <w:sz w:val="20"/>
        </w:rPr>
      </w:pPr>
    </w:p>
    <w:p w14:paraId="38B2EE0F" w14:textId="77777777" w:rsidR="00974765" w:rsidRDefault="00974765" w:rsidP="004F2518">
      <w:pPr>
        <w:pStyle w:val="NormalSemTabulacao"/>
        <w:rPr>
          <w:sz w:val="20"/>
        </w:rPr>
      </w:pPr>
    </w:p>
    <w:p w14:paraId="43638ED7" w14:textId="77777777" w:rsidR="005D023B" w:rsidRDefault="005D023B" w:rsidP="004F2518">
      <w:pPr>
        <w:pStyle w:val="NormalSemTabulacao"/>
        <w:rPr>
          <w:sz w:val="20"/>
        </w:rPr>
      </w:pPr>
    </w:p>
    <w:p w14:paraId="5D6B9C54" w14:textId="77777777" w:rsidR="005D023B" w:rsidRDefault="005D023B" w:rsidP="004F2518">
      <w:pPr>
        <w:pStyle w:val="NormalSemTabulacao"/>
        <w:rPr>
          <w:sz w:val="20"/>
        </w:rPr>
      </w:pPr>
    </w:p>
    <w:p w14:paraId="045934A3" w14:textId="77777777" w:rsidR="00974765" w:rsidRPr="00847EBF" w:rsidRDefault="00974765" w:rsidP="004F2518">
      <w:pPr>
        <w:pStyle w:val="NormalSemTabulacao"/>
        <w:rPr>
          <w:sz w:val="20"/>
        </w:rPr>
      </w:pPr>
    </w:p>
    <w:p w14:paraId="6D44F6D4" w14:textId="77777777" w:rsidR="00974765" w:rsidRPr="00847EBF" w:rsidRDefault="00974765" w:rsidP="00974765">
      <w:pPr>
        <w:rPr>
          <w:sz w:val="20"/>
        </w:rPr>
      </w:pPr>
    </w:p>
    <w:p w14:paraId="09BE03E7" w14:textId="77777777" w:rsidR="00974765" w:rsidRPr="00847EBF" w:rsidRDefault="00974765" w:rsidP="00E6231E">
      <w:pPr>
        <w:pStyle w:val="NormalSemTabulacao"/>
        <w:jc w:val="center"/>
      </w:pPr>
    </w:p>
    <w:p w14:paraId="60789F63" w14:textId="77777777" w:rsidR="00C7401E" w:rsidRPr="00A61BF6" w:rsidRDefault="00C7401E" w:rsidP="00C7401E">
      <w:pPr>
        <w:pStyle w:val="NormalSemTabulacao"/>
        <w:jc w:val="center"/>
        <w:rPr>
          <w:b/>
          <w:sz w:val="32"/>
          <w:szCs w:val="32"/>
        </w:rPr>
      </w:pPr>
      <w:r w:rsidRPr="00A61BF6">
        <w:rPr>
          <w:b/>
          <w:sz w:val="32"/>
          <w:szCs w:val="32"/>
        </w:rPr>
        <w:t xml:space="preserve">Programa de aquisição de dados </w:t>
      </w:r>
      <w:r>
        <w:rPr>
          <w:b/>
          <w:sz w:val="32"/>
          <w:szCs w:val="32"/>
        </w:rPr>
        <w:t>para</w:t>
      </w:r>
      <w:r w:rsidRPr="00A61BF6">
        <w:rPr>
          <w:b/>
          <w:sz w:val="32"/>
          <w:szCs w:val="32"/>
        </w:rPr>
        <w:t xml:space="preserve"> um sistema de caracterização elétrica de células solares</w:t>
      </w:r>
    </w:p>
    <w:p w14:paraId="453B20D4" w14:textId="77777777" w:rsidR="00430466" w:rsidRPr="00AD48C2" w:rsidRDefault="00430466" w:rsidP="004F2518">
      <w:pPr>
        <w:pStyle w:val="NormalSemTabulacao"/>
      </w:pPr>
    </w:p>
    <w:p w14:paraId="08673F62" w14:textId="77777777" w:rsidR="00974765" w:rsidRPr="002C5D5D" w:rsidRDefault="00217E8B" w:rsidP="00217E8B">
      <w:pPr>
        <w:pStyle w:val="Corpodetexto"/>
        <w:spacing w:line="240" w:lineRule="auto"/>
        <w:jc w:val="center"/>
        <w:rPr>
          <w:b/>
        </w:rPr>
      </w:pPr>
      <w:r w:rsidRPr="00847EBF">
        <w:t xml:space="preserve"> </w:t>
      </w:r>
    </w:p>
    <w:p w14:paraId="7BF74852" w14:textId="77777777" w:rsidR="00974765" w:rsidRDefault="00974765" w:rsidP="00974765">
      <w:pPr>
        <w:pStyle w:val="Corpodetexto"/>
        <w:jc w:val="center"/>
        <w:rPr>
          <w:b/>
        </w:rPr>
      </w:pPr>
    </w:p>
    <w:p w14:paraId="589E7B0E" w14:textId="77777777" w:rsidR="00382B7C" w:rsidRDefault="00382B7C" w:rsidP="00974765">
      <w:pPr>
        <w:pStyle w:val="Corpodetexto"/>
        <w:jc w:val="center"/>
        <w:rPr>
          <w:b/>
        </w:rPr>
      </w:pPr>
    </w:p>
    <w:p w14:paraId="52E3BF4C" w14:textId="77777777" w:rsidR="005D023B" w:rsidRPr="002C5D5D" w:rsidRDefault="005D023B" w:rsidP="00974765">
      <w:pPr>
        <w:pStyle w:val="Corpodetexto"/>
        <w:jc w:val="center"/>
        <w:rPr>
          <w:b/>
        </w:rPr>
      </w:pPr>
    </w:p>
    <w:p w14:paraId="062EA014" w14:textId="050AB93D" w:rsidR="00974765" w:rsidRPr="00106EF9" w:rsidRDefault="00974765" w:rsidP="00974765">
      <w:pPr>
        <w:pStyle w:val="Recuodecorpodetexto3"/>
        <w:spacing w:line="240" w:lineRule="auto"/>
        <w:ind w:left="4820" w:firstLine="0"/>
      </w:pPr>
      <w:r>
        <w:t>Trabalho de G</w:t>
      </w:r>
      <w:r w:rsidRPr="00106EF9">
        <w:t xml:space="preserve">raduação apresentado à Faculdade de Tecnologia São José dos Campos, como parte dos requisitos necessários para a obtenção do título de Tecnólogo em </w:t>
      </w:r>
      <w:r w:rsidR="00430466">
        <w:t>Análise e Desenvolvimento de Sistemas</w:t>
      </w:r>
      <w:r w:rsidRPr="00106EF9">
        <w:t xml:space="preserve"> com.</w:t>
      </w:r>
    </w:p>
    <w:p w14:paraId="45BFCE19" w14:textId="77777777" w:rsidR="00974765" w:rsidRPr="00106EF9" w:rsidRDefault="00974765" w:rsidP="005D023B">
      <w:pPr>
        <w:pStyle w:val="Recuodecorpodetexto3"/>
        <w:ind w:left="4536"/>
        <w:jc w:val="right"/>
      </w:pPr>
    </w:p>
    <w:p w14:paraId="6A525CB6" w14:textId="77777777" w:rsidR="005D023B" w:rsidRDefault="005D023B" w:rsidP="005D023B">
      <w:pPr>
        <w:pStyle w:val="Recuodecorpodetexto3"/>
        <w:jc w:val="right"/>
        <w:rPr>
          <w:b/>
        </w:rPr>
      </w:pPr>
    </w:p>
    <w:p w14:paraId="74BBA4D4" w14:textId="77777777" w:rsidR="00974765" w:rsidRPr="00106EF9" w:rsidRDefault="00974765" w:rsidP="008E6847">
      <w:pPr>
        <w:pStyle w:val="Recuodecorpodetexto3"/>
        <w:spacing w:line="240" w:lineRule="auto"/>
        <w:ind w:firstLine="357"/>
        <w:jc w:val="right"/>
        <w:rPr>
          <w:b/>
        </w:rPr>
      </w:pPr>
      <w:r w:rsidRPr="00106EF9">
        <w:rPr>
          <w:b/>
        </w:rPr>
        <w:t xml:space="preserve">Orientador: </w:t>
      </w:r>
      <w:r w:rsidR="00430466" w:rsidRPr="00430466">
        <w:rPr>
          <w:b/>
        </w:rPr>
        <w:t>Reinaldo Gen Ichiro Arakaki, Prof. Dr</w:t>
      </w:r>
    </w:p>
    <w:p w14:paraId="5DAF5CBD" w14:textId="77777777" w:rsidR="008E6847" w:rsidRPr="00106EF9" w:rsidRDefault="008E6847" w:rsidP="008E6847">
      <w:pPr>
        <w:pStyle w:val="Recuodecorpodetexto3"/>
        <w:spacing w:line="240" w:lineRule="auto"/>
        <w:ind w:left="4536" w:firstLine="357"/>
        <w:jc w:val="right"/>
      </w:pPr>
    </w:p>
    <w:p w14:paraId="2B85A517" w14:textId="77777777" w:rsidR="00974765" w:rsidRPr="00106EF9" w:rsidRDefault="00974765" w:rsidP="00974765">
      <w:pPr>
        <w:pStyle w:val="Recuodecorpodetexto3"/>
        <w:ind w:left="4536"/>
        <w:jc w:val="right"/>
        <w:rPr>
          <w:b/>
        </w:rPr>
      </w:pPr>
    </w:p>
    <w:p w14:paraId="411B2272" w14:textId="77777777" w:rsidR="00974765" w:rsidRPr="00106EF9" w:rsidRDefault="00974765" w:rsidP="00974765">
      <w:pPr>
        <w:pStyle w:val="Recuodecorpodetexto3"/>
        <w:ind w:left="4536"/>
        <w:jc w:val="right"/>
        <w:rPr>
          <w:b/>
        </w:rPr>
      </w:pPr>
    </w:p>
    <w:p w14:paraId="49054701" w14:textId="77777777" w:rsidR="00974765" w:rsidRPr="00106EF9" w:rsidRDefault="00974765" w:rsidP="00974765">
      <w:pPr>
        <w:pStyle w:val="Recuodecorpodetexto3"/>
        <w:ind w:left="4536"/>
        <w:jc w:val="right"/>
        <w:rPr>
          <w:b/>
        </w:rPr>
      </w:pPr>
    </w:p>
    <w:p w14:paraId="6A81D82A" w14:textId="77777777" w:rsidR="00974765" w:rsidRDefault="00974765" w:rsidP="00974765">
      <w:pPr>
        <w:pStyle w:val="Recuodecorpodetexto3"/>
        <w:ind w:left="4536"/>
        <w:jc w:val="right"/>
        <w:rPr>
          <w:b/>
        </w:rPr>
      </w:pPr>
    </w:p>
    <w:p w14:paraId="124EA531" w14:textId="77777777" w:rsidR="005D023B" w:rsidRPr="00106EF9" w:rsidRDefault="005D023B" w:rsidP="00974765">
      <w:pPr>
        <w:pStyle w:val="Recuodecorpodetexto3"/>
        <w:ind w:left="4536"/>
        <w:jc w:val="right"/>
        <w:rPr>
          <w:b/>
        </w:rPr>
      </w:pPr>
    </w:p>
    <w:p w14:paraId="6E240BC9" w14:textId="77777777" w:rsidR="005D023B" w:rsidRPr="00847EBF" w:rsidRDefault="005D023B" w:rsidP="003A6F45">
      <w:pPr>
        <w:pStyle w:val="nfaseTG"/>
      </w:pPr>
      <w:r w:rsidRPr="00847EBF">
        <w:t>São José dos Campos</w:t>
      </w:r>
    </w:p>
    <w:p w14:paraId="77E506B1" w14:textId="77777777" w:rsidR="00780317" w:rsidRPr="00430466" w:rsidRDefault="00C93EFA" w:rsidP="004F2518">
      <w:pPr>
        <w:pStyle w:val="nfaseTG"/>
      </w:pPr>
      <w:r w:rsidRPr="00430466">
        <w:t>20</w:t>
      </w:r>
      <w:r w:rsidR="00430466">
        <w:t>17</w:t>
      </w:r>
      <w:r w:rsidR="005D023B" w:rsidRPr="00430466">
        <w:t xml:space="preserve"> </w:t>
      </w:r>
    </w:p>
    <w:p w14:paraId="283EAB10" w14:textId="77777777" w:rsidR="00755184" w:rsidRDefault="00755184" w:rsidP="004F2518">
      <w:pPr>
        <w:pStyle w:val="nfaseTG"/>
      </w:pPr>
    </w:p>
    <w:p w14:paraId="07355AE9" w14:textId="77777777" w:rsidR="00237E74" w:rsidRDefault="00755184" w:rsidP="00755184">
      <w:pPr>
        <w:spacing w:line="240" w:lineRule="auto"/>
        <w:ind w:firstLine="0"/>
        <w:jc w:val="left"/>
        <w:rPr>
          <w:b/>
          <w:bCs/>
          <w:sz w:val="20"/>
          <w:szCs w:val="20"/>
        </w:rPr>
      </w:pPr>
      <w:r>
        <w:br w:type="page"/>
      </w:r>
    </w:p>
    <w:p w14:paraId="24ED44CF" w14:textId="77777777" w:rsidR="00237E74" w:rsidRPr="003A6F45" w:rsidRDefault="00237E74" w:rsidP="003A6F45">
      <w:pPr>
        <w:pStyle w:val="Pequeno"/>
        <w:rPr>
          <w:b/>
        </w:rPr>
      </w:pPr>
      <w:r w:rsidRPr="003A6F45">
        <w:rPr>
          <w:b/>
        </w:rPr>
        <w:lastRenderedPageBreak/>
        <w:t>Dados Internacionais de Catalogação-na-Publicação (CIP)</w:t>
      </w:r>
    </w:p>
    <w:p w14:paraId="3D757A76" w14:textId="77777777" w:rsidR="00237E74" w:rsidRPr="003A6F45" w:rsidRDefault="00237E74" w:rsidP="003A6F45">
      <w:pPr>
        <w:pStyle w:val="Pequeno"/>
        <w:rPr>
          <w:b/>
        </w:rPr>
      </w:pPr>
      <w:r w:rsidRPr="003A6F45">
        <w:rPr>
          <w:b/>
        </w:rPr>
        <w:t>Divisão de Informação e Documentação</w:t>
      </w:r>
    </w:p>
    <w:p w14:paraId="5EE7E2B9" w14:textId="77777777" w:rsidR="00237E74" w:rsidRDefault="00D0412D" w:rsidP="00237E74">
      <w:pPr>
        <w:spacing w:line="480" w:lineRule="auto"/>
        <w:jc w:val="center"/>
      </w:pPr>
      <w:r>
        <w:rPr>
          <w:noProof/>
          <w:sz w:val="20"/>
        </w:rPr>
        <mc:AlternateContent>
          <mc:Choice Requires="wps">
            <w:drawing>
              <wp:anchor distT="0" distB="0" distL="114300" distR="114300" simplePos="0" relativeHeight="251657216" behindDoc="0" locked="0" layoutInCell="1" allowOverlap="1" wp14:anchorId="4B43E555" wp14:editId="06C1C0FA">
                <wp:simplePos x="0" y="0"/>
                <wp:positionH relativeFrom="column">
                  <wp:posOffset>-114300</wp:posOffset>
                </wp:positionH>
                <wp:positionV relativeFrom="paragraph">
                  <wp:posOffset>36195</wp:posOffset>
                </wp:positionV>
                <wp:extent cx="5600700" cy="2320290"/>
                <wp:effectExtent l="13335" t="6350" r="5715" b="6985"/>
                <wp:wrapNone/>
                <wp:docPr id="2" name="Rectangle 7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2320290"/>
                        </a:xfrm>
                        <a:prstGeom prst="rect">
                          <a:avLst/>
                        </a:prstGeom>
                        <a:solidFill>
                          <a:srgbClr val="FFFFFF"/>
                        </a:solidFill>
                        <a:ln w="9525">
                          <a:solidFill>
                            <a:srgbClr val="000000"/>
                          </a:solidFill>
                          <a:miter lim="800000"/>
                          <a:headEnd/>
                          <a:tailEnd/>
                        </a:ln>
                      </wps:spPr>
                      <wps:txbx>
                        <w:txbxContent>
                          <w:p w14:paraId="4CDAFFBF" w14:textId="77777777" w:rsidR="00E076D0" w:rsidRPr="00582898" w:rsidRDefault="00E076D0" w:rsidP="00755184">
                            <w:pPr>
                              <w:pStyle w:val="Pequeno"/>
                              <w:ind w:firstLine="567"/>
                            </w:pPr>
                            <w:r w:rsidRPr="00582898">
                              <w:t>Chaves, Yan</w:t>
                            </w:r>
                          </w:p>
                          <w:p w14:paraId="089210EA" w14:textId="78ACCC89" w:rsidR="00E076D0" w:rsidRPr="00582898" w:rsidRDefault="00E076D0" w:rsidP="00755184">
                            <w:pPr>
                              <w:pStyle w:val="Pequeno"/>
                              <w:ind w:firstLine="567"/>
                            </w:pPr>
                            <w:r w:rsidRPr="001B7C6A">
                              <w:t xml:space="preserve">Programa de aquisição de dados </w:t>
                            </w:r>
                            <w:r>
                              <w:t>para</w:t>
                            </w:r>
                            <w:r w:rsidRPr="001B7C6A">
                              <w:t xml:space="preserve"> um sistema de caracterização elétrica de células solares</w:t>
                            </w:r>
                            <w:r w:rsidRPr="00582898">
                              <w:t xml:space="preserve">.          </w:t>
                            </w:r>
                          </w:p>
                          <w:p w14:paraId="669FA245" w14:textId="77777777" w:rsidR="00E076D0" w:rsidRDefault="00E076D0" w:rsidP="00755184">
                            <w:pPr>
                              <w:pStyle w:val="Pequeno"/>
                              <w:ind w:firstLine="567"/>
                            </w:pPr>
                            <w:r>
                              <w:t>São José dos Campos, 2</w:t>
                            </w:r>
                            <w:r w:rsidRPr="00C7401E">
                              <w:rPr>
                                <w:color w:val="000000" w:themeColor="text1"/>
                              </w:rPr>
                              <w:t>017</w:t>
                            </w:r>
                            <w:r>
                              <w:t>.</w:t>
                            </w:r>
                          </w:p>
                          <w:p w14:paraId="152112ED" w14:textId="2E142DCD" w:rsidR="00E076D0" w:rsidRDefault="00E076D0" w:rsidP="00755184">
                            <w:pPr>
                              <w:pStyle w:val="Pequeno"/>
                              <w:ind w:firstLine="567"/>
                            </w:pPr>
                            <w:ins w:id="2" w:author="megacatia@hotmail.com" w:date="2017-12-04T18:17:00Z">
                              <w:r w:rsidRPr="00DD067E">
                                <w:rPr>
                                  <w:rPrChange w:id="3" w:author="megacatia@hotmail.com" w:date="2017-12-04T18:17:00Z">
                                    <w:rPr>
                                      <w:color w:val="00B050"/>
                                    </w:rPr>
                                  </w:rPrChange>
                                </w:rPr>
                                <w:t>38</w:t>
                              </w:r>
                            </w:ins>
                            <w:del w:id="4" w:author="megacatia@hotmail.com" w:date="2017-12-04T18:17:00Z">
                              <w:r w:rsidRPr="00217E8B" w:rsidDel="00DD067E">
                                <w:rPr>
                                  <w:color w:val="00B050"/>
                                </w:rPr>
                                <w:delText>999</w:delText>
                              </w:r>
                            </w:del>
                            <w:r>
                              <w:t xml:space="preserve">f. </w:t>
                            </w:r>
                          </w:p>
                          <w:p w14:paraId="30DFCA1E" w14:textId="77777777" w:rsidR="00E076D0" w:rsidRDefault="00E076D0" w:rsidP="00755184">
                            <w:pPr>
                              <w:pStyle w:val="Pequeno"/>
                              <w:ind w:firstLine="567"/>
                            </w:pPr>
                            <w:r>
                              <w:t xml:space="preserve">      </w:t>
                            </w:r>
                          </w:p>
                          <w:p w14:paraId="1459A756" w14:textId="77777777" w:rsidR="00E076D0" w:rsidRDefault="00E076D0" w:rsidP="00755184">
                            <w:pPr>
                              <w:pStyle w:val="Pequeno"/>
                              <w:ind w:firstLine="567"/>
                            </w:pPr>
                          </w:p>
                          <w:p w14:paraId="4E7537D4" w14:textId="22BF5F97" w:rsidR="00E076D0" w:rsidRPr="00C7401E" w:rsidRDefault="00E076D0" w:rsidP="00755184">
                            <w:pPr>
                              <w:pStyle w:val="Pequeno"/>
                              <w:ind w:left="567"/>
                              <w:jc w:val="both"/>
                              <w:rPr>
                                <w:color w:val="000000" w:themeColor="text1"/>
                              </w:rPr>
                            </w:pPr>
                            <w:r>
                              <w:t xml:space="preserve">Trabalho de Graduação – Curso de Tecnologia em Informática, </w:t>
                            </w:r>
                            <w:r w:rsidRPr="00154791">
                              <w:t>FATEC</w:t>
                            </w:r>
                            <w:r>
                              <w:t xml:space="preserve"> de</w:t>
                            </w:r>
                            <w:r w:rsidRPr="00154791">
                              <w:t xml:space="preserve"> São Jos</w:t>
                            </w:r>
                            <w:r>
                              <w:t>é</w:t>
                            </w:r>
                            <w:r w:rsidRPr="00154791">
                              <w:t xml:space="preserve"> dos Campos</w:t>
                            </w:r>
                            <w:r>
                              <w:t>:</w:t>
                            </w:r>
                            <w:r w:rsidRPr="00154791">
                              <w:t xml:space="preserve"> </w:t>
                            </w:r>
                            <w:r>
                              <w:t xml:space="preserve">Professor </w:t>
                            </w:r>
                            <w:r w:rsidRPr="00154791">
                              <w:t>Jessen Vidal,</w:t>
                            </w:r>
                            <w:r>
                              <w:t xml:space="preserve"> </w:t>
                            </w:r>
                            <w:r w:rsidRPr="00C7401E">
                              <w:rPr>
                                <w:color w:val="000000" w:themeColor="text1"/>
                              </w:rPr>
                              <w:t>2017.</w:t>
                            </w:r>
                          </w:p>
                          <w:p w14:paraId="01EB9297" w14:textId="77777777" w:rsidR="00E076D0" w:rsidRPr="00582898" w:rsidRDefault="00E076D0" w:rsidP="00582898">
                            <w:pPr>
                              <w:pStyle w:val="Pequeno"/>
                              <w:ind w:firstLine="567"/>
                              <w:rPr>
                                <w:color w:val="00B050"/>
                              </w:rPr>
                            </w:pPr>
                            <w:r>
                              <w:t>Orientador</w:t>
                            </w:r>
                            <w:r w:rsidRPr="00C7401E">
                              <w:rPr>
                                <w:color w:val="000000" w:themeColor="text1"/>
                              </w:rPr>
                              <w:t>: Prof. Dr. Reinaldo Gen Ichiro Arakaki</w:t>
                            </w:r>
                            <w:del w:id="5" w:author="megacatia@hotmail.com" w:date="2017-12-04T18:17:00Z">
                              <w:r w:rsidRPr="00C7401E" w:rsidDel="00AB195C">
                                <w:rPr>
                                  <w:color w:val="000000" w:themeColor="text1"/>
                                </w:rPr>
                                <w:delText>.</w:delText>
                              </w:r>
                            </w:del>
                            <w:r w:rsidRPr="00C7401E">
                              <w:rPr>
                                <w:color w:val="000000" w:themeColor="text1"/>
                              </w:rPr>
                              <w:t>.</w:t>
                            </w:r>
                          </w:p>
                          <w:p w14:paraId="456364C6" w14:textId="77777777" w:rsidR="00E076D0" w:rsidRDefault="00E076D0" w:rsidP="00755184">
                            <w:pPr>
                              <w:pStyle w:val="Pequeno"/>
                              <w:ind w:firstLine="567"/>
                            </w:pPr>
                          </w:p>
                          <w:p w14:paraId="111DE96F" w14:textId="764EA4F4" w:rsidR="00E076D0" w:rsidRPr="00D048E1" w:rsidRDefault="00E076D0" w:rsidP="00755184">
                            <w:pPr>
                              <w:pStyle w:val="Pequeno"/>
                              <w:ind w:left="567"/>
                              <w:jc w:val="both"/>
                            </w:pPr>
                            <w:r w:rsidRPr="00B70C58">
                              <w:rPr>
                                <w:color w:val="000000" w:themeColor="text1"/>
                              </w:rPr>
                              <w:t>1.</w:t>
                            </w:r>
                            <w:r>
                              <w:rPr>
                                <w:color w:val="000000" w:themeColor="text1"/>
                              </w:rPr>
                              <w:t xml:space="preserve"> </w:t>
                            </w:r>
                            <w:r w:rsidRPr="00B70C58">
                              <w:rPr>
                                <w:color w:val="000000" w:themeColor="text1"/>
                              </w:rPr>
                              <w:t xml:space="preserve">LabVIEW. 2. Linguagem C. 3. Células solares. </w:t>
                            </w:r>
                            <w:r>
                              <w:t xml:space="preserve">I. Faculdade de Tecnologia. </w:t>
                            </w:r>
                            <w:r w:rsidRPr="00154791">
                              <w:t xml:space="preserve">FATEC </w:t>
                            </w:r>
                            <w:r>
                              <w:t xml:space="preserve">de </w:t>
                            </w:r>
                            <w:r w:rsidRPr="00154791">
                              <w:t>São Jos</w:t>
                            </w:r>
                            <w:r>
                              <w:t>é</w:t>
                            </w:r>
                            <w:r w:rsidRPr="00154791">
                              <w:t xml:space="preserve"> dos Campos: </w:t>
                            </w:r>
                            <w:r>
                              <w:t xml:space="preserve">Professor </w:t>
                            </w:r>
                            <w:r w:rsidRPr="00154791">
                              <w:t>Jessen Vidal</w:t>
                            </w:r>
                            <w:r>
                              <w:t>.</w:t>
                            </w:r>
                            <w:r w:rsidRPr="008A20EA">
                              <w:t xml:space="preserve"> </w:t>
                            </w:r>
                            <w:r>
                              <w:t>Divisão de Informação e Documentação. II.</w:t>
                            </w:r>
                            <w:r>
                              <w:rPr>
                                <w:color w:val="00B050"/>
                              </w:rPr>
                              <w:t xml:space="preserve"> </w:t>
                            </w:r>
                            <w:r w:rsidRPr="001B7C6A">
                              <w:t xml:space="preserve">Programa de aquisição de dados </w:t>
                            </w:r>
                            <w:r>
                              <w:t>para</w:t>
                            </w:r>
                            <w:r w:rsidRPr="001B7C6A">
                              <w:t xml:space="preserve"> um sistema de caracterização elétrica de células solares</w:t>
                            </w: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43E555" id="Rectangle 7282" o:spid="_x0000_s1026" style="position:absolute;left:0;text-align:left;margin-left:-9pt;margin-top:2.85pt;width:441pt;height:18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">
                <v:textbox>
                  <w:txbxContent>
                    <w:p w14:paraId="4CDAFFBF" w14:textId="77777777" w:rsidR="00E076D0" w:rsidRPr="00582898" w:rsidRDefault="00E076D0" w:rsidP="00755184">
                      <w:pPr>
                        <w:pStyle w:val="Pequeno"/>
                        <w:ind w:firstLine="567"/>
                      </w:pPr>
                      <w:r w:rsidRPr="00582898">
                        <w:t>Chaves, Yan</w:t>
                      </w:r>
                    </w:p>
                    <w:p w14:paraId="089210EA" w14:textId="78ACCC89" w:rsidR="00E076D0" w:rsidRPr="00582898" w:rsidRDefault="00E076D0" w:rsidP="00755184">
                      <w:pPr>
                        <w:pStyle w:val="Pequeno"/>
                        <w:ind w:firstLine="567"/>
                      </w:pPr>
                      <w:r w:rsidRPr="001B7C6A">
                        <w:t xml:space="preserve">Programa de aquisição de dados </w:t>
                      </w:r>
                      <w:r>
                        <w:t>para</w:t>
                      </w:r>
                      <w:r w:rsidRPr="001B7C6A">
                        <w:t xml:space="preserve"> um sistema de caracterização elétrica de células solares</w:t>
                      </w:r>
                      <w:r w:rsidRPr="00582898">
                        <w:t xml:space="preserve">.          </w:t>
                      </w:r>
                    </w:p>
                    <w:p w14:paraId="669FA245" w14:textId="77777777" w:rsidR="00E076D0" w:rsidRDefault="00E076D0" w:rsidP="00755184">
                      <w:pPr>
                        <w:pStyle w:val="Pequeno"/>
                        <w:ind w:firstLine="567"/>
                      </w:pPr>
                      <w:r>
                        <w:t>São José dos Campos, 2</w:t>
                      </w:r>
                      <w:r w:rsidRPr="00C7401E">
                        <w:rPr>
                          <w:color w:val="000000" w:themeColor="text1"/>
                        </w:rPr>
                        <w:t>017</w:t>
                      </w:r>
                      <w:r>
                        <w:t>.</w:t>
                      </w:r>
                    </w:p>
                    <w:p w14:paraId="152112ED" w14:textId="2E142DCD" w:rsidR="00E076D0" w:rsidRDefault="00E076D0" w:rsidP="00755184">
                      <w:pPr>
                        <w:pStyle w:val="Pequeno"/>
                        <w:ind w:firstLine="567"/>
                      </w:pPr>
                      <w:ins w:id="6" w:author="megacatia@hotmail.com" w:date="2017-12-04T18:17:00Z">
                        <w:r w:rsidRPr="00DD067E">
                          <w:rPr>
                            <w:rPrChange w:id="7" w:author="megacatia@hotmail.com" w:date="2017-12-04T18:17:00Z">
                              <w:rPr>
                                <w:color w:val="00B050"/>
                              </w:rPr>
                            </w:rPrChange>
                          </w:rPr>
                          <w:t>38</w:t>
                        </w:r>
                      </w:ins>
                      <w:del w:id="8" w:author="megacatia@hotmail.com" w:date="2017-12-04T18:17:00Z">
                        <w:r w:rsidRPr="00217E8B" w:rsidDel="00DD067E">
                          <w:rPr>
                            <w:color w:val="00B050"/>
                          </w:rPr>
                          <w:delText>999</w:delText>
                        </w:r>
                      </w:del>
                      <w:r>
                        <w:t xml:space="preserve">f. </w:t>
                      </w:r>
                    </w:p>
                    <w:p w14:paraId="30DFCA1E" w14:textId="77777777" w:rsidR="00E076D0" w:rsidRDefault="00E076D0" w:rsidP="00755184">
                      <w:pPr>
                        <w:pStyle w:val="Pequeno"/>
                        <w:ind w:firstLine="567"/>
                      </w:pPr>
                      <w:r>
                        <w:t xml:space="preserve">      </w:t>
                      </w:r>
                    </w:p>
                    <w:p w14:paraId="1459A756" w14:textId="77777777" w:rsidR="00E076D0" w:rsidRDefault="00E076D0" w:rsidP="00755184">
                      <w:pPr>
                        <w:pStyle w:val="Pequeno"/>
                        <w:ind w:firstLine="567"/>
                      </w:pPr>
                    </w:p>
                    <w:p w14:paraId="4E7537D4" w14:textId="22BF5F97" w:rsidR="00E076D0" w:rsidRPr="00C7401E" w:rsidRDefault="00E076D0" w:rsidP="00755184">
                      <w:pPr>
                        <w:pStyle w:val="Pequeno"/>
                        <w:ind w:left="567"/>
                        <w:jc w:val="both"/>
                        <w:rPr>
                          <w:color w:val="000000" w:themeColor="text1"/>
                        </w:rPr>
                      </w:pPr>
                      <w:r>
                        <w:t xml:space="preserve">Trabalho de Graduação – Curso de Tecnologia em Informática, </w:t>
                      </w:r>
                      <w:r w:rsidRPr="00154791">
                        <w:t>FATEC</w:t>
                      </w:r>
                      <w:r>
                        <w:t xml:space="preserve"> de</w:t>
                      </w:r>
                      <w:r w:rsidRPr="00154791">
                        <w:t xml:space="preserve"> São Jos</w:t>
                      </w:r>
                      <w:r>
                        <w:t>é</w:t>
                      </w:r>
                      <w:r w:rsidRPr="00154791">
                        <w:t xml:space="preserve"> dos Campos</w:t>
                      </w:r>
                      <w:r>
                        <w:t>:</w:t>
                      </w:r>
                      <w:r w:rsidRPr="00154791">
                        <w:t xml:space="preserve"> </w:t>
                      </w:r>
                      <w:r>
                        <w:t xml:space="preserve">Professor </w:t>
                      </w:r>
                      <w:r w:rsidRPr="00154791">
                        <w:t>Jessen Vidal,</w:t>
                      </w:r>
                      <w:r>
                        <w:t xml:space="preserve"> </w:t>
                      </w:r>
                      <w:r w:rsidRPr="00C7401E">
                        <w:rPr>
                          <w:color w:val="000000" w:themeColor="text1"/>
                        </w:rPr>
                        <w:t>2017.</w:t>
                      </w:r>
                    </w:p>
                    <w:p w14:paraId="01EB9297" w14:textId="77777777" w:rsidR="00E076D0" w:rsidRPr="00582898" w:rsidRDefault="00E076D0" w:rsidP="00582898">
                      <w:pPr>
                        <w:pStyle w:val="Pequeno"/>
                        <w:ind w:firstLine="567"/>
                        <w:rPr>
                          <w:color w:val="00B050"/>
                        </w:rPr>
                      </w:pPr>
                      <w:r>
                        <w:t>Orientador</w:t>
                      </w:r>
                      <w:r w:rsidRPr="00C7401E">
                        <w:rPr>
                          <w:color w:val="000000" w:themeColor="text1"/>
                        </w:rPr>
                        <w:t>: Prof. Dr. Reinaldo Gen Ichiro Arakaki</w:t>
                      </w:r>
                      <w:del w:id="9" w:author="megacatia@hotmail.com" w:date="2017-12-04T18:17:00Z">
                        <w:r w:rsidRPr="00C7401E" w:rsidDel="00AB195C">
                          <w:rPr>
                            <w:color w:val="000000" w:themeColor="text1"/>
                          </w:rPr>
                          <w:delText>.</w:delText>
                        </w:r>
                      </w:del>
                      <w:r w:rsidRPr="00C7401E">
                        <w:rPr>
                          <w:color w:val="000000" w:themeColor="text1"/>
                        </w:rPr>
                        <w:t>.</w:t>
                      </w:r>
                    </w:p>
                    <w:p w14:paraId="456364C6" w14:textId="77777777" w:rsidR="00E076D0" w:rsidRDefault="00E076D0" w:rsidP="00755184">
                      <w:pPr>
                        <w:pStyle w:val="Pequeno"/>
                        <w:ind w:firstLine="567"/>
                      </w:pPr>
                    </w:p>
                    <w:p w14:paraId="111DE96F" w14:textId="764EA4F4" w:rsidR="00E076D0" w:rsidRPr="00D048E1" w:rsidRDefault="00E076D0" w:rsidP="00755184">
                      <w:pPr>
                        <w:pStyle w:val="Pequeno"/>
                        <w:ind w:left="567"/>
                        <w:jc w:val="both"/>
                      </w:pPr>
                      <w:r w:rsidRPr="00B70C58">
                        <w:rPr>
                          <w:color w:val="000000" w:themeColor="text1"/>
                        </w:rPr>
                        <w:t>1.</w:t>
                      </w:r>
                      <w:r>
                        <w:rPr>
                          <w:color w:val="000000" w:themeColor="text1"/>
                        </w:rPr>
                        <w:t xml:space="preserve"> </w:t>
                      </w:r>
                      <w:r w:rsidRPr="00B70C58">
                        <w:rPr>
                          <w:color w:val="000000" w:themeColor="text1"/>
                        </w:rPr>
                        <w:t xml:space="preserve">LabVIEW. 2. Linguagem C. 3. Células solares. </w:t>
                      </w:r>
                      <w:r>
                        <w:t xml:space="preserve">I. Faculdade de Tecnologia. </w:t>
                      </w:r>
                      <w:r w:rsidRPr="00154791">
                        <w:t xml:space="preserve">FATEC </w:t>
                      </w:r>
                      <w:r>
                        <w:t xml:space="preserve">de </w:t>
                      </w:r>
                      <w:r w:rsidRPr="00154791">
                        <w:t>São Jos</w:t>
                      </w:r>
                      <w:r>
                        <w:t>é</w:t>
                      </w:r>
                      <w:r w:rsidRPr="00154791">
                        <w:t xml:space="preserve"> dos Campos: </w:t>
                      </w:r>
                      <w:r>
                        <w:t xml:space="preserve">Professor </w:t>
                      </w:r>
                      <w:r w:rsidRPr="00154791">
                        <w:t>Jessen Vidal</w:t>
                      </w:r>
                      <w:r>
                        <w:t>.</w:t>
                      </w:r>
                      <w:r w:rsidRPr="008A20EA">
                        <w:t xml:space="preserve"> </w:t>
                      </w:r>
                      <w:r>
                        <w:t>Divisão de Informação e Documentação. II.</w:t>
                      </w:r>
                      <w:r>
                        <w:rPr>
                          <w:color w:val="00B050"/>
                        </w:rPr>
                        <w:t xml:space="preserve"> </w:t>
                      </w:r>
                      <w:r w:rsidRPr="001B7C6A">
                        <w:t xml:space="preserve">Programa de aquisição de dados </w:t>
                      </w:r>
                      <w:r>
                        <w:t>para</w:t>
                      </w:r>
                      <w:r w:rsidRPr="001B7C6A">
                        <w:t xml:space="preserve"> um sistema de caracterização elétrica de células solares</w:t>
                      </w:r>
                      <w:r>
                        <w:t xml:space="preserve">                                                          </w:t>
                      </w:r>
                    </w:p>
                  </w:txbxContent>
                </v:textbox>
              </v:rect>
            </w:pict>
          </mc:Fallback>
        </mc:AlternateContent>
      </w:r>
    </w:p>
    <w:p w14:paraId="00F1B598" w14:textId="77777777" w:rsidR="00237E74" w:rsidRDefault="00237E74" w:rsidP="00237E74">
      <w:pPr>
        <w:spacing w:line="480" w:lineRule="auto"/>
        <w:jc w:val="center"/>
      </w:pPr>
    </w:p>
    <w:p w14:paraId="53D0284A" w14:textId="77777777" w:rsidR="00237E74" w:rsidRDefault="00237E74" w:rsidP="00237E74">
      <w:pPr>
        <w:spacing w:line="480" w:lineRule="auto"/>
        <w:jc w:val="center"/>
      </w:pPr>
    </w:p>
    <w:p w14:paraId="73A66ED4" w14:textId="77777777" w:rsidR="00237E74" w:rsidRDefault="00237E74" w:rsidP="00237E74">
      <w:pPr>
        <w:spacing w:line="480" w:lineRule="auto"/>
        <w:jc w:val="center"/>
      </w:pPr>
    </w:p>
    <w:p w14:paraId="52F6BF6A" w14:textId="77777777" w:rsidR="00237E74" w:rsidRDefault="00237E74" w:rsidP="00237E74">
      <w:pPr>
        <w:spacing w:line="480" w:lineRule="auto"/>
        <w:jc w:val="center"/>
      </w:pPr>
    </w:p>
    <w:p w14:paraId="5F1A1DD9" w14:textId="77777777" w:rsidR="00237E74" w:rsidRDefault="00237E74" w:rsidP="00237E74">
      <w:pPr>
        <w:pStyle w:val="Corpodetexto"/>
        <w:spacing w:after="120" w:line="240" w:lineRule="auto"/>
      </w:pPr>
      <w:r>
        <w:t xml:space="preserve"> </w:t>
      </w:r>
    </w:p>
    <w:p w14:paraId="07F7ED98" w14:textId="77777777" w:rsidR="00237E74" w:rsidRDefault="00237E74" w:rsidP="00237E74">
      <w:pPr>
        <w:jc w:val="center"/>
      </w:pPr>
    </w:p>
    <w:p w14:paraId="4D6298F0" w14:textId="77777777" w:rsidR="00237E74" w:rsidRDefault="00237E74" w:rsidP="00237E74">
      <w:pPr>
        <w:jc w:val="center"/>
      </w:pPr>
    </w:p>
    <w:p w14:paraId="5A921C48" w14:textId="77777777" w:rsidR="00237E74" w:rsidRDefault="00237E74" w:rsidP="004F2518">
      <w:pPr>
        <w:pStyle w:val="NormalSemTabulacao"/>
      </w:pPr>
    </w:p>
    <w:p w14:paraId="3253E1FB" w14:textId="77777777" w:rsidR="00237E74" w:rsidRDefault="00237E74" w:rsidP="004F2518">
      <w:pPr>
        <w:pStyle w:val="NormalSemTabulacao"/>
      </w:pPr>
    </w:p>
    <w:p w14:paraId="57111C45" w14:textId="77777777" w:rsidR="00237E74" w:rsidRPr="00F14EB3" w:rsidRDefault="00237E74" w:rsidP="00F14EB3">
      <w:pPr>
        <w:pStyle w:val="NormalSemTabulacao"/>
        <w:rPr>
          <w:b/>
        </w:rPr>
      </w:pPr>
      <w:r w:rsidRPr="00F14EB3">
        <w:rPr>
          <w:b/>
        </w:rPr>
        <w:t>REFERÊNCIA BIBLIOGRÁFICA –</w:t>
      </w:r>
    </w:p>
    <w:p w14:paraId="467664D9" w14:textId="77777777" w:rsidR="00237E74" w:rsidRDefault="00237E74" w:rsidP="004F2518">
      <w:pPr>
        <w:pStyle w:val="NormalSemTabulacao"/>
      </w:pPr>
    </w:p>
    <w:p w14:paraId="4707B43F" w14:textId="4470C5A6" w:rsidR="00237E74" w:rsidRDefault="00582898" w:rsidP="00F14EB3">
      <w:pPr>
        <w:pStyle w:val="NormalSemTabulacao"/>
      </w:pPr>
      <w:r w:rsidRPr="00C7401E">
        <w:rPr>
          <w:color w:val="000000" w:themeColor="text1"/>
        </w:rPr>
        <w:t>Chaves</w:t>
      </w:r>
      <w:r w:rsidR="00237E74" w:rsidRPr="00C7401E">
        <w:rPr>
          <w:color w:val="000000" w:themeColor="text1"/>
        </w:rPr>
        <w:t xml:space="preserve">, </w:t>
      </w:r>
      <w:r w:rsidRPr="00C7401E">
        <w:rPr>
          <w:color w:val="000000" w:themeColor="text1"/>
        </w:rPr>
        <w:t>Yan</w:t>
      </w:r>
      <w:r w:rsidR="00237E74" w:rsidRPr="00C7401E">
        <w:rPr>
          <w:color w:val="000000" w:themeColor="text1"/>
        </w:rPr>
        <w:t>.</w:t>
      </w:r>
      <w:r w:rsidR="001B7C6A" w:rsidRPr="001B7C6A">
        <w:t xml:space="preserve"> </w:t>
      </w:r>
      <w:r w:rsidR="001B7C6A" w:rsidRPr="001B7C6A">
        <w:rPr>
          <w:color w:val="000000" w:themeColor="text1"/>
        </w:rPr>
        <w:t xml:space="preserve">Programa de aquisição de dados </w:t>
      </w:r>
      <w:r w:rsidR="00C7401E">
        <w:rPr>
          <w:color w:val="000000" w:themeColor="text1"/>
        </w:rPr>
        <w:t>para</w:t>
      </w:r>
      <w:r w:rsidR="001B7C6A" w:rsidRPr="001B7C6A">
        <w:rPr>
          <w:color w:val="000000" w:themeColor="text1"/>
        </w:rPr>
        <w:t xml:space="preserve"> um sistema de caracterização elétrica de células solares</w:t>
      </w:r>
      <w:r w:rsidR="00237E74" w:rsidRPr="00C7401E">
        <w:rPr>
          <w:b/>
          <w:bCs/>
          <w:color w:val="000000" w:themeColor="text1"/>
        </w:rPr>
        <w:t xml:space="preserve">. </w:t>
      </w:r>
      <w:r w:rsidR="001C5710" w:rsidRPr="00C7401E">
        <w:rPr>
          <w:bCs/>
          <w:color w:val="000000" w:themeColor="text1"/>
        </w:rPr>
        <w:t>20</w:t>
      </w:r>
      <w:r w:rsidRPr="00C7401E">
        <w:rPr>
          <w:bCs/>
          <w:color w:val="000000" w:themeColor="text1"/>
        </w:rPr>
        <w:t>17</w:t>
      </w:r>
      <w:r w:rsidR="00237E74" w:rsidRPr="001C5710">
        <w:t>.</w:t>
      </w:r>
      <w:r w:rsidR="00237E74">
        <w:t xml:space="preserve"> </w:t>
      </w:r>
      <w:ins w:id="10" w:author="megacatia@hotmail.com" w:date="2017-12-04T18:17:00Z">
        <w:r w:rsidR="00AB195C" w:rsidRPr="00AB195C">
          <w:rPr>
            <w:rPrChange w:id="11" w:author="megacatia@hotmail.com" w:date="2017-12-04T18:18:00Z">
              <w:rPr>
                <w:color w:val="00B050"/>
              </w:rPr>
            </w:rPrChange>
          </w:rPr>
          <w:t>38</w:t>
        </w:r>
      </w:ins>
      <w:del w:id="12" w:author="megacatia@hotmail.com" w:date="2017-12-04T18:17:00Z">
        <w:r w:rsidR="00237E74" w:rsidRPr="00217E8B" w:rsidDel="00AB195C">
          <w:rPr>
            <w:color w:val="00B050"/>
          </w:rPr>
          <w:delText>999</w:delText>
        </w:r>
      </w:del>
      <w:r w:rsidR="00237E74">
        <w:t xml:space="preserve">f. Trabalho de Graduação </w:t>
      </w:r>
      <w:r w:rsidR="00237E74" w:rsidRPr="00154791">
        <w:t xml:space="preserve">- FATEC </w:t>
      </w:r>
      <w:r w:rsidR="004C06C2">
        <w:t xml:space="preserve">de </w:t>
      </w:r>
      <w:r w:rsidR="00237E74" w:rsidRPr="00154791">
        <w:t>São José dos Campos</w:t>
      </w:r>
      <w:r w:rsidR="001C5710">
        <w:t>:</w:t>
      </w:r>
      <w:r w:rsidR="00237E74" w:rsidRPr="00154791">
        <w:t xml:space="preserve"> </w:t>
      </w:r>
      <w:r w:rsidR="004C06C2">
        <w:t xml:space="preserve">Professor </w:t>
      </w:r>
      <w:r w:rsidR="00237E74" w:rsidRPr="00154791">
        <w:t>Jessen Vidal</w:t>
      </w:r>
      <w:r w:rsidR="00237E74">
        <w:t>.</w:t>
      </w:r>
    </w:p>
    <w:p w14:paraId="0D9A9F72" w14:textId="77777777" w:rsidR="00237E74" w:rsidRDefault="00237E74" w:rsidP="004F2518">
      <w:pPr>
        <w:pStyle w:val="NormalSemTabulacao"/>
      </w:pPr>
    </w:p>
    <w:p w14:paraId="7FE3819F" w14:textId="77777777" w:rsidR="00237E74" w:rsidRDefault="00237E74" w:rsidP="004F2518">
      <w:pPr>
        <w:pStyle w:val="NormalSemTabulacao"/>
      </w:pPr>
    </w:p>
    <w:p w14:paraId="55F0AD37" w14:textId="77777777" w:rsidR="00237E74" w:rsidRDefault="00237E74" w:rsidP="004F2518">
      <w:pPr>
        <w:pStyle w:val="NormalSemTabulacao"/>
      </w:pPr>
    </w:p>
    <w:p w14:paraId="0D320BF2" w14:textId="77777777" w:rsidR="00237E74" w:rsidRDefault="00237E74" w:rsidP="004F2518">
      <w:pPr>
        <w:pStyle w:val="NormalSemTabulacao"/>
      </w:pPr>
    </w:p>
    <w:p w14:paraId="54010B25" w14:textId="77777777" w:rsidR="00237E74" w:rsidRDefault="00237E74" w:rsidP="004F2518">
      <w:pPr>
        <w:pStyle w:val="NormalSemTabulacao"/>
      </w:pPr>
    </w:p>
    <w:p w14:paraId="4715682D" w14:textId="77777777" w:rsidR="00237E74" w:rsidRPr="00F14EB3" w:rsidRDefault="00237E74" w:rsidP="00F14EB3">
      <w:pPr>
        <w:pStyle w:val="NormalSemTabulacao"/>
        <w:rPr>
          <w:b/>
        </w:rPr>
      </w:pPr>
      <w:r w:rsidRPr="00F14EB3">
        <w:rPr>
          <w:b/>
        </w:rPr>
        <w:t>CESSÃO DE DIREITOS –</w:t>
      </w:r>
    </w:p>
    <w:p w14:paraId="1B4A691B" w14:textId="77777777" w:rsidR="00237E74" w:rsidRDefault="00237E74" w:rsidP="004F2518">
      <w:pPr>
        <w:pStyle w:val="NormalSemTabulacao"/>
      </w:pPr>
    </w:p>
    <w:p w14:paraId="10AEF3B9" w14:textId="77777777" w:rsidR="00237E74" w:rsidRPr="003979D3" w:rsidRDefault="00237E74" w:rsidP="00F14EB3">
      <w:pPr>
        <w:pStyle w:val="NormalSemTabulacao"/>
      </w:pPr>
      <w:r w:rsidRPr="008A20EA">
        <w:t>NOME DO AUTOR</w:t>
      </w:r>
      <w:r w:rsidRPr="003979D3">
        <w:t xml:space="preserve">: </w:t>
      </w:r>
      <w:r w:rsidR="003979D3" w:rsidRPr="003979D3">
        <w:t>Yan Ribeiro Chaves</w:t>
      </w:r>
      <w:r w:rsidRPr="003979D3">
        <w:t xml:space="preserve"> </w:t>
      </w:r>
    </w:p>
    <w:p w14:paraId="22C8BB8D" w14:textId="465DA957" w:rsidR="00237E74" w:rsidRPr="003979D3" w:rsidRDefault="00237E74" w:rsidP="00F14EB3">
      <w:pPr>
        <w:pStyle w:val="NormalSemTabulacao"/>
      </w:pPr>
      <w:r w:rsidRPr="003979D3">
        <w:t xml:space="preserve">TÍTULO DO TRABALHO: </w:t>
      </w:r>
      <w:r w:rsidR="001B7C6A" w:rsidRPr="001B7C6A">
        <w:rPr>
          <w:bCs/>
          <w:color w:val="000000" w:themeColor="text1"/>
        </w:rPr>
        <w:t xml:space="preserve">Programa de aquisição de dados </w:t>
      </w:r>
      <w:r w:rsidR="00C7401E">
        <w:rPr>
          <w:bCs/>
          <w:color w:val="000000" w:themeColor="text1"/>
        </w:rPr>
        <w:t>para</w:t>
      </w:r>
      <w:r w:rsidR="001B7C6A" w:rsidRPr="001B7C6A">
        <w:rPr>
          <w:bCs/>
          <w:color w:val="000000" w:themeColor="text1"/>
        </w:rPr>
        <w:t xml:space="preserve"> um sistema de caracterização elétrica de células solares</w:t>
      </w:r>
      <w:r w:rsidR="001B7C6A" w:rsidRPr="001B7C6A" w:rsidDel="001B7C6A">
        <w:t xml:space="preserve"> </w:t>
      </w:r>
      <w:r w:rsidRPr="001B7C6A">
        <w:t xml:space="preserve"> </w:t>
      </w:r>
    </w:p>
    <w:p w14:paraId="09CFE4AC" w14:textId="77777777" w:rsidR="00237E74" w:rsidRPr="003979D3" w:rsidRDefault="00237E74" w:rsidP="00F14EB3">
      <w:pPr>
        <w:pStyle w:val="NormalSemTabulacao"/>
      </w:pPr>
      <w:r w:rsidRPr="003979D3">
        <w:t xml:space="preserve">TIPO DO TRABALHO/ANO: Trabalho de Graduação / </w:t>
      </w:r>
      <w:r w:rsidR="00754739" w:rsidRPr="003979D3">
        <w:t>20</w:t>
      </w:r>
      <w:r w:rsidR="003979D3" w:rsidRPr="003979D3">
        <w:t>17</w:t>
      </w:r>
      <w:r w:rsidRPr="003979D3">
        <w:t>.</w:t>
      </w:r>
    </w:p>
    <w:p w14:paraId="078442CD" w14:textId="77777777" w:rsidR="00237E74" w:rsidRDefault="00237E74" w:rsidP="004F2518">
      <w:pPr>
        <w:pStyle w:val="NormalSemTabulacao"/>
      </w:pPr>
    </w:p>
    <w:p w14:paraId="78035B4E" w14:textId="77777777" w:rsidR="00237E74" w:rsidRDefault="00237E74" w:rsidP="004F2518">
      <w:pPr>
        <w:pStyle w:val="NormalSemTabulacao"/>
      </w:pPr>
    </w:p>
    <w:p w14:paraId="33D2BF51" w14:textId="77777777" w:rsidR="00237E74" w:rsidRDefault="00237E74" w:rsidP="00F14EB3">
      <w:pPr>
        <w:pStyle w:val="NormalSemTabulacao"/>
      </w:pPr>
      <w:r>
        <w:t xml:space="preserve">É concedida à </w:t>
      </w:r>
      <w:r w:rsidRPr="00154791">
        <w:t xml:space="preserve">FATEC </w:t>
      </w:r>
      <w:r w:rsidR="004C06C2">
        <w:t xml:space="preserve">de </w:t>
      </w:r>
      <w:r w:rsidRPr="00154791">
        <w:t>São José dos Campos</w:t>
      </w:r>
      <w:r w:rsidR="001C5710">
        <w:t>:</w:t>
      </w:r>
      <w:r w:rsidRPr="00154791">
        <w:t xml:space="preserve"> </w:t>
      </w:r>
      <w:r w:rsidR="004C06C2">
        <w:t xml:space="preserve">Professor </w:t>
      </w:r>
      <w:r w:rsidRPr="00154791">
        <w:t>Jessen Vidal</w:t>
      </w:r>
      <w:r>
        <w:t xml:space="preserve"> permissão para reproduzir cópias deste Trabalho e para emprestar ou vender cópias somente para propósitos acadêmicos e científicos. O autor reserva outros direitos de publicação e nenhuma parte deste Trabalho pode ser reproduzida sem a autorização do autor.</w:t>
      </w:r>
    </w:p>
    <w:p w14:paraId="37024332" w14:textId="77777777" w:rsidR="00237E74" w:rsidRDefault="00237E74" w:rsidP="004F2518">
      <w:pPr>
        <w:pStyle w:val="NormalSemTabulacao"/>
      </w:pPr>
    </w:p>
    <w:p w14:paraId="6CD8948D" w14:textId="77777777" w:rsidR="00237E74" w:rsidRDefault="00237E74" w:rsidP="004F2518">
      <w:pPr>
        <w:pStyle w:val="NormalSemTabulacao"/>
      </w:pPr>
    </w:p>
    <w:p w14:paraId="4BC7D8B0" w14:textId="77777777" w:rsidR="00237E74" w:rsidRDefault="00237E74" w:rsidP="004F2518">
      <w:pPr>
        <w:pStyle w:val="NormalSemTabulacao"/>
      </w:pPr>
    </w:p>
    <w:p w14:paraId="4CD0AE54" w14:textId="77777777" w:rsidR="00237E74" w:rsidRDefault="00237E74" w:rsidP="004F2518">
      <w:pPr>
        <w:pStyle w:val="NormalSemTabulacao"/>
      </w:pPr>
    </w:p>
    <w:p w14:paraId="7CBCB6E9" w14:textId="77777777" w:rsidR="00237E74" w:rsidRDefault="00237E74" w:rsidP="00F14EB3">
      <w:pPr>
        <w:pStyle w:val="NormalSemTabulacao"/>
      </w:pPr>
      <w:r>
        <w:t>____________________________________</w:t>
      </w:r>
    </w:p>
    <w:p w14:paraId="6EC20626" w14:textId="77777777" w:rsidR="00E751E1" w:rsidRPr="003979D3" w:rsidRDefault="003979D3" w:rsidP="00F14EB3">
      <w:pPr>
        <w:pStyle w:val="NormalSemTabulacao"/>
      </w:pPr>
      <w:r w:rsidRPr="003979D3">
        <w:t>Yan Ribeiro Chaves</w:t>
      </w:r>
    </w:p>
    <w:p w14:paraId="2472C33D" w14:textId="77777777" w:rsidR="003979D3" w:rsidRPr="003979D3" w:rsidRDefault="003979D3" w:rsidP="00F14EB3">
      <w:pPr>
        <w:pStyle w:val="NormalSemTabulacao"/>
      </w:pPr>
      <w:r w:rsidRPr="003979D3">
        <w:t>52.965.069-1</w:t>
      </w:r>
    </w:p>
    <w:p w14:paraId="61B8B022" w14:textId="77777777" w:rsidR="004F2518" w:rsidRDefault="004F2518">
      <w:pPr>
        <w:spacing w:line="240" w:lineRule="auto"/>
        <w:ind w:firstLine="0"/>
        <w:jc w:val="left"/>
        <w:rPr>
          <w:color w:val="00B050"/>
        </w:rPr>
      </w:pPr>
      <w:r>
        <w:rPr>
          <w:color w:val="00B050"/>
        </w:rPr>
        <w:br w:type="page"/>
      </w:r>
    </w:p>
    <w:p w14:paraId="0549F24E" w14:textId="77777777" w:rsidR="003A6F45" w:rsidRPr="00217E8B" w:rsidRDefault="003A6F45" w:rsidP="00237E74">
      <w:pPr>
        <w:rPr>
          <w:color w:val="00B050"/>
        </w:rPr>
        <w:sectPr w:rsidR="003A6F45" w:rsidRPr="00217E8B" w:rsidSect="00780317">
          <w:headerReference w:type="first" r:id="rId8"/>
          <w:footerReference w:type="first" r:id="rId9"/>
          <w:type w:val="continuous"/>
          <w:pgSz w:w="11907" w:h="16840" w:code="9"/>
          <w:pgMar w:top="1701" w:right="1134" w:bottom="1134" w:left="1701" w:header="1134" w:footer="1134" w:gutter="0"/>
          <w:pgNumType w:fmt="lowerRoman"/>
          <w:cols w:space="720"/>
          <w:noEndnote/>
          <w:titlePg/>
          <w:docGrid w:linePitch="326"/>
        </w:sectPr>
      </w:pPr>
    </w:p>
    <w:p w14:paraId="00E147AC" w14:textId="77777777" w:rsidR="00E673DB" w:rsidRPr="00847EBF" w:rsidRDefault="00430466" w:rsidP="003A6F45">
      <w:pPr>
        <w:pStyle w:val="Ttulo"/>
      </w:pPr>
      <w:r>
        <w:lastRenderedPageBreak/>
        <w:t>Yan Ribeiro Chaves</w:t>
      </w:r>
    </w:p>
    <w:p w14:paraId="5D8740D6" w14:textId="77777777" w:rsidR="00FA5FA6" w:rsidRDefault="00FA5FA6" w:rsidP="0048744B">
      <w:pPr>
        <w:pStyle w:val="NormalSemTabulacao"/>
      </w:pPr>
    </w:p>
    <w:p w14:paraId="28CF4A28" w14:textId="77777777" w:rsidR="00E673DB" w:rsidRDefault="00E673DB" w:rsidP="0048744B">
      <w:pPr>
        <w:pStyle w:val="NormalSemTabulacao"/>
      </w:pPr>
    </w:p>
    <w:p w14:paraId="335C9B80" w14:textId="77777777" w:rsidR="0048744B" w:rsidRDefault="0048744B" w:rsidP="0048744B">
      <w:pPr>
        <w:pStyle w:val="NormalSemTabulacao"/>
      </w:pPr>
    </w:p>
    <w:p w14:paraId="02C65578" w14:textId="77777777" w:rsidR="0048744B" w:rsidRDefault="0048744B" w:rsidP="0048744B">
      <w:pPr>
        <w:pStyle w:val="NormalSemTabulacao"/>
      </w:pPr>
    </w:p>
    <w:p w14:paraId="0DC99984" w14:textId="77777777" w:rsidR="0048744B" w:rsidRDefault="0048744B" w:rsidP="0048744B">
      <w:pPr>
        <w:pStyle w:val="NormalSemTabulacao"/>
      </w:pPr>
    </w:p>
    <w:p w14:paraId="0A1303EC" w14:textId="77777777" w:rsidR="00430466" w:rsidRDefault="00430466" w:rsidP="0048744B">
      <w:pPr>
        <w:pStyle w:val="NormalSemTabulacao"/>
      </w:pPr>
    </w:p>
    <w:p w14:paraId="4D830DCC" w14:textId="355E5732" w:rsidR="00430466" w:rsidRDefault="004C5A52" w:rsidP="0027514A">
      <w:pPr>
        <w:pStyle w:val="TtulodoTG"/>
      </w:pPr>
      <w:r>
        <w:t>Programa de aquisição de dados de um sistema de caracterização elétrica de células solares</w:t>
      </w:r>
    </w:p>
    <w:p w14:paraId="37B52852" w14:textId="77777777" w:rsidR="00FA5FA6" w:rsidRPr="00FA5FA6" w:rsidRDefault="00FA5FA6" w:rsidP="00FA5FA6"/>
    <w:p w14:paraId="3BD8AA21" w14:textId="77777777" w:rsidR="00E673DB" w:rsidRPr="002C5D5D" w:rsidRDefault="00321CC2" w:rsidP="00321CC2">
      <w:pPr>
        <w:pStyle w:val="Corpodetexto"/>
        <w:spacing w:line="240" w:lineRule="auto"/>
        <w:jc w:val="center"/>
        <w:rPr>
          <w:b/>
        </w:rPr>
      </w:pPr>
      <w:r w:rsidRPr="00847EBF">
        <w:t xml:space="preserve"> </w:t>
      </w:r>
    </w:p>
    <w:p w14:paraId="020393C0" w14:textId="77777777" w:rsidR="00E673DB" w:rsidRPr="002C5D5D" w:rsidRDefault="00E673DB" w:rsidP="00E673DB">
      <w:pPr>
        <w:pStyle w:val="Corpodetexto"/>
        <w:jc w:val="center"/>
        <w:rPr>
          <w:b/>
        </w:rPr>
      </w:pPr>
    </w:p>
    <w:p w14:paraId="5E47E578" w14:textId="79FA54A6" w:rsidR="00E673DB" w:rsidRPr="00106EF9" w:rsidRDefault="00E673DB" w:rsidP="00E673DB">
      <w:pPr>
        <w:pStyle w:val="Recuodecorpodetexto3"/>
        <w:spacing w:line="240" w:lineRule="auto"/>
        <w:ind w:left="4820" w:firstLine="0"/>
      </w:pPr>
      <w:r>
        <w:t>Trabalho de G</w:t>
      </w:r>
      <w:r w:rsidRPr="00106EF9">
        <w:t xml:space="preserve">raduação apresentado à Faculdade de Tecnologia São José dos Campos, como parte dos requisitos necessários para a obtenção do título de Tecnólogo em </w:t>
      </w:r>
      <w:r w:rsidR="00A842BA">
        <w:t>Análise e Desenvolvimento de Sistemas</w:t>
      </w:r>
      <w:r w:rsidRPr="00106EF9">
        <w:t>.</w:t>
      </w:r>
    </w:p>
    <w:p w14:paraId="073B19B2" w14:textId="77777777" w:rsidR="00B9032D" w:rsidRDefault="00B9032D" w:rsidP="004F2518">
      <w:pPr>
        <w:pStyle w:val="NormalSemTabulacao"/>
      </w:pPr>
    </w:p>
    <w:p w14:paraId="015577C4" w14:textId="77777777" w:rsidR="00FB3440" w:rsidRPr="00440563" w:rsidRDefault="00FB3440" w:rsidP="004F2518">
      <w:pPr>
        <w:pStyle w:val="NormalSemTabulacao"/>
      </w:pPr>
    </w:p>
    <w:p w14:paraId="46E05339" w14:textId="77777777" w:rsidR="00B9032D" w:rsidRPr="00440563" w:rsidRDefault="00B9032D" w:rsidP="004F2518">
      <w:pPr>
        <w:pStyle w:val="NormalSemTabulacao"/>
      </w:pPr>
    </w:p>
    <w:p w14:paraId="26E59451" w14:textId="77777777" w:rsidR="00B9032D" w:rsidRPr="00F14EB3" w:rsidRDefault="0007491F" w:rsidP="00F14EB3">
      <w:pPr>
        <w:pStyle w:val="NormalSemTabulacao"/>
        <w:jc w:val="center"/>
        <w:rPr>
          <w:b/>
          <w:u w:val="single"/>
        </w:rPr>
      </w:pPr>
      <w:r w:rsidRPr="00F14EB3">
        <w:rPr>
          <w:b/>
          <w:u w:val="single"/>
        </w:rPr>
        <w:t>Composição da Banca</w:t>
      </w:r>
    </w:p>
    <w:p w14:paraId="5077A7DD" w14:textId="77777777" w:rsidR="00B9032D" w:rsidRPr="00440563" w:rsidRDefault="00B9032D" w:rsidP="004F2518">
      <w:pPr>
        <w:pStyle w:val="NormalSemTabulacao"/>
      </w:pPr>
    </w:p>
    <w:p w14:paraId="196FAB38" w14:textId="77777777" w:rsidR="00B9032D" w:rsidRPr="00440563" w:rsidRDefault="00B9032D" w:rsidP="004F2518">
      <w:pPr>
        <w:pStyle w:val="NormalSemTabulacao"/>
      </w:pPr>
    </w:p>
    <w:p w14:paraId="6C084654" w14:textId="77777777" w:rsidR="00B9032D" w:rsidRPr="00440563" w:rsidRDefault="00B9032D" w:rsidP="004F2518">
      <w:pPr>
        <w:pStyle w:val="NormalSemTabulacao"/>
      </w:pPr>
    </w:p>
    <w:p w14:paraId="147EED32" w14:textId="77777777" w:rsidR="00E673DB" w:rsidRPr="00217E8B" w:rsidRDefault="00E673DB" w:rsidP="00F14EB3">
      <w:pPr>
        <w:pStyle w:val="NormalSemTabulacao"/>
        <w:jc w:val="center"/>
      </w:pPr>
      <w:r w:rsidRPr="00217E8B">
        <w:t>___________________________________________________________________</w:t>
      </w:r>
    </w:p>
    <w:p w14:paraId="645E4132" w14:textId="781AB96B" w:rsidR="00E673DB" w:rsidRPr="00F14EB3" w:rsidRDefault="00E70672" w:rsidP="00F14EB3">
      <w:pPr>
        <w:pStyle w:val="NormalSemTabulacao"/>
        <w:jc w:val="center"/>
        <w:rPr>
          <w:b/>
        </w:rPr>
      </w:pPr>
      <w:r>
        <w:rPr>
          <w:b/>
        </w:rPr>
        <w:t>Waldeir Amaral Vilela</w:t>
      </w:r>
      <w:r w:rsidR="00E673DB" w:rsidRPr="00F14EB3">
        <w:rPr>
          <w:b/>
        </w:rPr>
        <w:t xml:space="preserve">, </w:t>
      </w:r>
      <w:r>
        <w:rPr>
          <w:b/>
        </w:rPr>
        <w:t>Doutor, INPE - Instituto Nacional de Pesquisas Espaciais</w:t>
      </w:r>
    </w:p>
    <w:p w14:paraId="0EF8178C" w14:textId="77777777" w:rsidR="00E673DB" w:rsidRPr="006B1C6F" w:rsidRDefault="00E673DB" w:rsidP="004F2518">
      <w:pPr>
        <w:pStyle w:val="NormalSemTabulacao"/>
      </w:pPr>
    </w:p>
    <w:p w14:paraId="5EAC1D6A" w14:textId="77777777" w:rsidR="00FB3440" w:rsidRDefault="00FB3440" w:rsidP="004F2518">
      <w:pPr>
        <w:pStyle w:val="NormalSemTabulacao"/>
      </w:pPr>
    </w:p>
    <w:p w14:paraId="0BF15742" w14:textId="77777777" w:rsidR="00E673DB" w:rsidRPr="006B1C6F" w:rsidRDefault="00E673DB" w:rsidP="00F14EB3">
      <w:pPr>
        <w:pStyle w:val="NormalSemTabulacao"/>
        <w:jc w:val="center"/>
      </w:pPr>
      <w:r w:rsidRPr="006B1C6F">
        <w:t>__________________________________________________________________</w:t>
      </w:r>
    </w:p>
    <w:p w14:paraId="44AD3A18" w14:textId="39777CF1" w:rsidR="00E673DB" w:rsidRPr="00F14EB3" w:rsidRDefault="00E70672" w:rsidP="00F14EB3">
      <w:pPr>
        <w:pStyle w:val="NormalSemTabulacao"/>
        <w:jc w:val="center"/>
        <w:rPr>
          <w:b/>
        </w:rPr>
      </w:pPr>
      <w:r>
        <w:rPr>
          <w:b/>
        </w:rPr>
        <w:t>Leonidas Melo</w:t>
      </w:r>
      <w:r w:rsidR="00E673DB" w:rsidRPr="00F14EB3">
        <w:rPr>
          <w:b/>
        </w:rPr>
        <w:t xml:space="preserve">, </w:t>
      </w:r>
      <w:r>
        <w:rPr>
          <w:b/>
        </w:rPr>
        <w:t>Professor, Fatec – Faculdade Tecnológica de São José dos Campos</w:t>
      </w:r>
    </w:p>
    <w:p w14:paraId="449A909F" w14:textId="77777777" w:rsidR="00E673DB" w:rsidRPr="00F14EB3" w:rsidRDefault="00E673DB" w:rsidP="00F14EB3">
      <w:pPr>
        <w:pStyle w:val="NormalSemTabulacao"/>
        <w:jc w:val="center"/>
        <w:rPr>
          <w:b/>
        </w:rPr>
      </w:pPr>
    </w:p>
    <w:p w14:paraId="78AAFECC" w14:textId="77777777" w:rsidR="00FB3440" w:rsidRDefault="00FB3440" w:rsidP="004F2518">
      <w:pPr>
        <w:pStyle w:val="NormalSemTabulacao"/>
      </w:pPr>
    </w:p>
    <w:p w14:paraId="52FDCC8C" w14:textId="77777777" w:rsidR="00E673DB" w:rsidRPr="00E876B0" w:rsidRDefault="00E673DB" w:rsidP="00F14EB3">
      <w:pPr>
        <w:pStyle w:val="NormalSemTabulacao"/>
        <w:jc w:val="center"/>
      </w:pPr>
      <w:r w:rsidRPr="00E876B0">
        <w:t>__________________________________________________________________</w:t>
      </w:r>
    </w:p>
    <w:p w14:paraId="6D9CFB30" w14:textId="78C3DD2E" w:rsidR="00FB3440" w:rsidRPr="00F14EB3" w:rsidRDefault="00E70672" w:rsidP="00F14EB3">
      <w:pPr>
        <w:pStyle w:val="NormalSemTabulacao"/>
        <w:jc w:val="center"/>
        <w:rPr>
          <w:b/>
        </w:rPr>
      </w:pPr>
      <w:r>
        <w:rPr>
          <w:b/>
        </w:rPr>
        <w:t>Reinaldo Gen Ichiro Arakaki</w:t>
      </w:r>
      <w:r w:rsidR="00FB3440" w:rsidRPr="00F14EB3">
        <w:rPr>
          <w:b/>
        </w:rPr>
        <w:t xml:space="preserve">, </w:t>
      </w:r>
      <w:r w:rsidR="00401148">
        <w:rPr>
          <w:b/>
        </w:rPr>
        <w:t>Doutor</w:t>
      </w:r>
      <w:r w:rsidR="00401148" w:rsidRPr="00F14EB3">
        <w:rPr>
          <w:b/>
        </w:rPr>
        <w:t xml:space="preserve"> </w:t>
      </w:r>
      <w:r w:rsidR="00FB3440" w:rsidRPr="00F14EB3">
        <w:rPr>
          <w:b/>
        </w:rPr>
        <w:t xml:space="preserve">e </w:t>
      </w:r>
      <w:r>
        <w:rPr>
          <w:b/>
        </w:rPr>
        <w:t>Faculdade Tecnológica de São José dos Campos</w:t>
      </w:r>
    </w:p>
    <w:p w14:paraId="3A5D4298" w14:textId="77777777" w:rsidR="00E673DB" w:rsidRPr="00F14EB3" w:rsidRDefault="00E673DB" w:rsidP="00F14EB3">
      <w:pPr>
        <w:pStyle w:val="NormalSemTabulacao"/>
        <w:jc w:val="center"/>
        <w:rPr>
          <w:b/>
        </w:rPr>
      </w:pPr>
    </w:p>
    <w:p w14:paraId="26D09943" w14:textId="77777777" w:rsidR="00FB3440" w:rsidRDefault="00FB3440" w:rsidP="004F2518">
      <w:pPr>
        <w:pStyle w:val="NormalSemTabulacao"/>
      </w:pPr>
    </w:p>
    <w:p w14:paraId="2B94633A" w14:textId="77777777" w:rsidR="00E673DB" w:rsidRPr="006B1C6F" w:rsidRDefault="00E673DB" w:rsidP="00F14EB3">
      <w:pPr>
        <w:pStyle w:val="NormalSemTabulacao"/>
        <w:jc w:val="center"/>
      </w:pPr>
      <w:r w:rsidRPr="006B1C6F">
        <w:t>_____/_____/_____</w:t>
      </w:r>
    </w:p>
    <w:p w14:paraId="76AF7146" w14:textId="77777777" w:rsidR="00FB3440" w:rsidRDefault="00FB3440" w:rsidP="004F2518">
      <w:pPr>
        <w:pStyle w:val="NormalSemTabulacao"/>
      </w:pPr>
    </w:p>
    <w:p w14:paraId="43997607" w14:textId="77777777" w:rsidR="00E673DB" w:rsidRPr="00F14EB3" w:rsidRDefault="00E673DB" w:rsidP="00F14EB3">
      <w:pPr>
        <w:pStyle w:val="NormalSemTabulacao"/>
        <w:jc w:val="center"/>
        <w:rPr>
          <w:b/>
        </w:rPr>
      </w:pPr>
      <w:r w:rsidRPr="00F14EB3">
        <w:rPr>
          <w:b/>
        </w:rPr>
        <w:t>DATA DA APROVAÇÃO</w:t>
      </w:r>
    </w:p>
    <w:p w14:paraId="7151BE16" w14:textId="77777777" w:rsidR="00E31DAC" w:rsidRDefault="00ED737A" w:rsidP="00601F60">
      <w:pPr>
        <w:pStyle w:val="Ttulo"/>
      </w:pPr>
      <w:r>
        <w:lastRenderedPageBreak/>
        <w:t>RESUMO</w:t>
      </w:r>
      <w:r w:rsidR="00F877B6">
        <w:t xml:space="preserve"> </w:t>
      </w:r>
    </w:p>
    <w:p w14:paraId="67F64022" w14:textId="77777777" w:rsidR="00601F60" w:rsidRDefault="00601F60" w:rsidP="00601F60">
      <w:pPr>
        <w:pStyle w:val="Ttulo"/>
      </w:pPr>
    </w:p>
    <w:p w14:paraId="4DF41039" w14:textId="735C212E" w:rsidR="00EE56BA" w:rsidRDefault="003979D3" w:rsidP="00F50B3E">
      <w:r w:rsidRPr="003979D3">
        <w:t xml:space="preserve">Células solares são dispositivos feitos de materiais semicondutores que transformam a energia </w:t>
      </w:r>
      <w:r w:rsidR="006F7A18">
        <w:t xml:space="preserve">eletromagnética </w:t>
      </w:r>
      <w:r w:rsidRPr="003979D3">
        <w:t xml:space="preserve">absorvida proveniente do </w:t>
      </w:r>
      <w:r w:rsidR="006F7A18">
        <w:t>S</w:t>
      </w:r>
      <w:r w:rsidR="006F7A18" w:rsidRPr="003979D3">
        <w:t xml:space="preserve">ol </w:t>
      </w:r>
      <w:r w:rsidRPr="003979D3">
        <w:t xml:space="preserve">em energia elétrica. Para os pesquisadores do INPE do Grupo de Dispositivos Fotovoltaicos (GDF), existe a necessidade </w:t>
      </w:r>
      <w:r w:rsidR="00ED737A">
        <w:t xml:space="preserve">de </w:t>
      </w:r>
      <w:r w:rsidR="003161AB">
        <w:t>modernizar</w:t>
      </w:r>
      <w:r w:rsidR="003161AB" w:rsidRPr="003979D3">
        <w:t xml:space="preserve"> </w:t>
      </w:r>
      <w:r w:rsidRPr="003979D3">
        <w:t xml:space="preserve">a </w:t>
      </w:r>
      <w:r w:rsidR="003161AB">
        <w:t>medição</w:t>
      </w:r>
      <w:r w:rsidR="003161AB" w:rsidRPr="003979D3">
        <w:t xml:space="preserve"> </w:t>
      </w:r>
      <w:r w:rsidRPr="003979D3">
        <w:t>da curva IxV (Corrente</w:t>
      </w:r>
      <w:ins w:id="13" w:author="megacatia@hotmail.com" w:date="2017-12-04T19:12:00Z">
        <w:r w:rsidR="00217A35">
          <w:t xml:space="preserve"> </w:t>
        </w:r>
      </w:ins>
      <w:del w:id="14" w:author="megacatia@hotmail.com" w:date="2017-12-04T19:12:00Z">
        <w:r w:rsidRPr="003979D3" w:rsidDel="00217A35">
          <w:delText xml:space="preserve"> </w:delText>
        </w:r>
      </w:del>
      <w:r w:rsidRPr="003979D3">
        <w:t>x Tensão) e dos parâmetros mais importantes destas células.</w:t>
      </w:r>
    </w:p>
    <w:p w14:paraId="271F39A5" w14:textId="2DC66853" w:rsidR="007405C6" w:rsidRDefault="00EE56BA" w:rsidP="004F2518">
      <w:r>
        <w:t>O</w:t>
      </w:r>
      <w:r w:rsidR="005A1D52">
        <w:t xml:space="preserve"> objetivo de</w:t>
      </w:r>
      <w:r>
        <w:t xml:space="preserve">ste trabalho foi desenvolver um programa compatível com a nova instrumentação de medição e assim poder </w:t>
      </w:r>
      <w:r w:rsidR="00CD3BD8">
        <w:t xml:space="preserve">caracterizar as células </w:t>
      </w:r>
      <w:r w:rsidR="005A1D52">
        <w:t xml:space="preserve">por meio de uma ferramenta de aquisição de dados </w:t>
      </w:r>
      <w:r>
        <w:t xml:space="preserve">moderna </w:t>
      </w:r>
      <w:r w:rsidR="00E66CF2">
        <w:t>permitindo</w:t>
      </w:r>
      <w:r w:rsidR="005A1D52">
        <w:t xml:space="preserve"> determinar</w:t>
      </w:r>
      <w:r w:rsidR="003A45A0">
        <w:t xml:space="preserve"> de forma</w:t>
      </w:r>
      <w:r w:rsidR="005A1D52">
        <w:t xml:space="preserve"> </w:t>
      </w:r>
      <w:r w:rsidR="00E66CF2">
        <w:t xml:space="preserve">rápida e </w:t>
      </w:r>
      <w:r w:rsidR="003A45A0">
        <w:t xml:space="preserve">confiável </w:t>
      </w:r>
      <w:r>
        <w:t>os principais</w:t>
      </w:r>
      <w:r w:rsidR="005A1D52">
        <w:t xml:space="preserve"> parâmetros de cada célula que for medida, mostrando o resultado em tempo real e arquivando os dados digitalmente no computador em que o programa </w:t>
      </w:r>
      <w:r>
        <w:t xml:space="preserve">for </w:t>
      </w:r>
      <w:r w:rsidR="005A1D52">
        <w:t xml:space="preserve">instalado. Com isso, poderão </w:t>
      </w:r>
      <w:r w:rsidR="00E66CF2">
        <w:t xml:space="preserve">ser realizadas </w:t>
      </w:r>
      <w:r w:rsidR="005A1D52">
        <w:t xml:space="preserve">diversas pesquisas e testes sobre a célula </w:t>
      </w:r>
      <w:r w:rsidR="00E66CF2">
        <w:t>de última geração</w:t>
      </w:r>
      <w:r w:rsidR="005A1D52">
        <w:t>.</w:t>
      </w:r>
    </w:p>
    <w:p w14:paraId="73F327BC" w14:textId="77777777" w:rsidR="00E31DAC" w:rsidRPr="005E76AA" w:rsidRDefault="00E31DAC" w:rsidP="004F2518"/>
    <w:p w14:paraId="52484B5C" w14:textId="77777777" w:rsidR="00ED737A" w:rsidRPr="0000016B" w:rsidRDefault="00ED737A" w:rsidP="00ED737A">
      <w:pPr>
        <w:ind w:firstLine="0"/>
        <w:jc w:val="center"/>
        <w:rPr>
          <w:b/>
          <w:color w:val="00B050"/>
          <w:lang w:val="en-US"/>
        </w:rPr>
      </w:pPr>
      <w:r w:rsidRPr="0000016B">
        <w:rPr>
          <w:b/>
          <w:lang w:val="en-US"/>
        </w:rPr>
        <w:t>ABSTRACT</w:t>
      </w:r>
    </w:p>
    <w:p w14:paraId="3A7FF033" w14:textId="5C94D149" w:rsidR="00ED737A" w:rsidRDefault="00ED737A" w:rsidP="00601F60">
      <w:pPr>
        <w:rPr>
          <w:ins w:id="15" w:author="megacatia@hotmail.com" w:date="2017-12-04T19:34:00Z"/>
          <w:lang w:val="en-US"/>
        </w:rPr>
      </w:pPr>
      <w:r w:rsidRPr="0000016B">
        <w:rPr>
          <w:lang w:val="en-US"/>
        </w:rPr>
        <w:t xml:space="preserve">Solar cells are devices made of semiconductor materials that transform the energy absorbed from the sun into electrical energy. For INPE researchers of the </w:t>
      </w:r>
      <w:r w:rsidRPr="0000016B">
        <w:rPr>
          <w:color w:val="000000" w:themeColor="text1"/>
          <w:lang w:val="en-US"/>
        </w:rPr>
        <w:t xml:space="preserve">Group of Photovoltaic Devices </w:t>
      </w:r>
      <w:r w:rsidRPr="0000016B">
        <w:rPr>
          <w:lang w:val="en-US"/>
        </w:rPr>
        <w:t>(GDF), there is a need to optimize the deter</w:t>
      </w:r>
      <w:r w:rsidR="00CD3BD8" w:rsidRPr="0000016B">
        <w:rPr>
          <w:lang w:val="en-US"/>
        </w:rPr>
        <w:t>mination of the IxV (Current x</w:t>
      </w:r>
      <w:r w:rsidRPr="0000016B">
        <w:rPr>
          <w:lang w:val="en-US"/>
        </w:rPr>
        <w:t xml:space="preserve"> Voltage) curve and </w:t>
      </w:r>
      <w:r w:rsidR="00207E8E" w:rsidRPr="0000016B">
        <w:rPr>
          <w:lang w:val="en-US"/>
        </w:rPr>
        <w:t xml:space="preserve">also </w:t>
      </w:r>
      <w:r w:rsidRPr="0000016B">
        <w:rPr>
          <w:lang w:val="en-US"/>
        </w:rPr>
        <w:t>the most important parameters of these cells.</w:t>
      </w:r>
    </w:p>
    <w:p w14:paraId="542DBE8D" w14:textId="41EB3690" w:rsidR="002C2E0C" w:rsidRPr="0000016B" w:rsidRDefault="002C2E0C" w:rsidP="00601F60">
      <w:pPr>
        <w:rPr>
          <w:lang w:val="en-US"/>
        </w:rPr>
      </w:pPr>
      <w:ins w:id="16" w:author="megacatia@hotmail.com" w:date="2017-12-04T19:34:00Z">
        <w:r>
          <w:rPr>
            <w:lang w:val="en-US"/>
          </w:rPr>
          <w:t>T</w:t>
        </w:r>
        <w:r w:rsidRPr="002C2E0C">
          <w:rPr>
            <w:lang w:val="en-US"/>
          </w:rPr>
          <w:t xml:space="preserve">he goal of this research is to develop a program that could match the new tool </w:t>
        </w:r>
      </w:ins>
      <w:ins w:id="17" w:author="megacatia@hotmail.com" w:date="2017-12-04T19:35:00Z">
        <w:r w:rsidRPr="002C2E0C">
          <w:rPr>
            <w:lang w:val="en-US"/>
          </w:rPr>
          <w:t>system</w:t>
        </w:r>
      </w:ins>
      <w:ins w:id="18" w:author="megacatia@hotmail.com" w:date="2017-12-04T19:34:00Z">
        <w:r w:rsidRPr="002C2E0C">
          <w:rPr>
            <w:lang w:val="en-US"/>
          </w:rPr>
          <w:t xml:space="preserve"> of measurement and therefore to categorize the cells via one updated data </w:t>
        </w:r>
      </w:ins>
      <w:ins w:id="19" w:author="megacatia@hotmail.com" w:date="2017-12-04T19:35:00Z">
        <w:r w:rsidRPr="002C2E0C">
          <w:rPr>
            <w:lang w:val="en-US"/>
          </w:rPr>
          <w:t>acquiring</w:t>
        </w:r>
      </w:ins>
      <w:ins w:id="20" w:author="megacatia@hotmail.com" w:date="2017-12-04T19:34:00Z">
        <w:r w:rsidRPr="002C2E0C">
          <w:rPr>
            <w:lang w:val="en-US"/>
          </w:rPr>
          <w:t xml:space="preserve"> </w:t>
        </w:r>
      </w:ins>
      <w:ins w:id="21" w:author="megacatia@hotmail.com" w:date="2017-12-04T19:35:00Z">
        <w:r w:rsidRPr="002C2E0C">
          <w:rPr>
            <w:lang w:val="en-US"/>
          </w:rPr>
          <w:t>mechanism</w:t>
        </w:r>
      </w:ins>
      <w:ins w:id="22" w:author="megacatia@hotmail.com" w:date="2017-12-04T19:34:00Z">
        <w:r w:rsidRPr="002C2E0C">
          <w:rPr>
            <w:lang w:val="en-US"/>
          </w:rPr>
          <w:t xml:space="preserve"> that allows to identify the main parameters of each cell measured in a quick and reliable way, displaying the results </w:t>
        </w:r>
      </w:ins>
      <w:ins w:id="23" w:author="megacatia@hotmail.com" w:date="2017-12-04T19:35:00Z">
        <w:r w:rsidRPr="002C2E0C">
          <w:rPr>
            <w:lang w:val="en-US"/>
          </w:rPr>
          <w:t>simultaneously</w:t>
        </w:r>
      </w:ins>
      <w:ins w:id="24" w:author="megacatia@hotmail.com" w:date="2017-12-04T19:34:00Z">
        <w:r w:rsidRPr="002C2E0C">
          <w:rPr>
            <w:lang w:val="en-US"/>
          </w:rPr>
          <w:t xml:space="preserve"> and also filing the data digitally in the machine containing the program.</w:t>
        </w:r>
      </w:ins>
    </w:p>
    <w:p w14:paraId="592E9DF5" w14:textId="326F81A4" w:rsidR="00463228" w:rsidRPr="0000016B" w:rsidDel="00217A35" w:rsidRDefault="00463228" w:rsidP="00601F60">
      <w:pPr>
        <w:rPr>
          <w:del w:id="25" w:author="megacatia@hotmail.com" w:date="2017-12-04T19:13:00Z"/>
          <w:lang w:val="en-US"/>
        </w:rPr>
      </w:pPr>
      <w:del w:id="26" w:author="megacatia@hotmail.com" w:date="2017-12-04T19:13:00Z">
        <w:r w:rsidRPr="0000016B" w:rsidDel="00217A35">
          <w:rPr>
            <w:lang w:val="en-US"/>
          </w:rPr>
          <w:delText>From this necessity, they came up with the description of those cells via a data capture tool as new main goal and so defining the parameters of each measured cell, displaying the results right away and filing the data digitally into the machine (software of the machine se for o caso) containing the program. this process will enable the GDF researchers to conduct many more researches and trials on solar cells as well as solar radiation.</w:delText>
        </w:r>
      </w:del>
    </w:p>
    <w:p w14:paraId="6C6E9A24" w14:textId="77777777" w:rsidR="00EA5020" w:rsidRPr="0000016B" w:rsidRDefault="00EA5020" w:rsidP="004F2518">
      <w:pPr>
        <w:rPr>
          <w:rFonts w:eastAsiaTheme="minorHAnsi"/>
          <w:lang w:val="en-US" w:eastAsia="en-US"/>
        </w:rPr>
      </w:pPr>
    </w:p>
    <w:p w14:paraId="6A1C449F" w14:textId="77777777" w:rsidR="002B5C21" w:rsidRPr="002B5C21" w:rsidRDefault="002B5C21" w:rsidP="004F2518">
      <w:pPr>
        <w:rPr>
          <w:b/>
          <w:bCs/>
        </w:rPr>
      </w:pPr>
      <w:r w:rsidRPr="002B5C21">
        <w:rPr>
          <w:b/>
          <w:bCs/>
        </w:rPr>
        <w:t xml:space="preserve">Palavras-Chave: </w:t>
      </w:r>
      <w:r w:rsidRPr="002E3F87">
        <w:rPr>
          <w:bCs/>
        </w:rPr>
        <w:t>Corrente; Tensão; Célula Solar; Caracterização</w:t>
      </w:r>
      <w:r w:rsidR="002E3F87">
        <w:rPr>
          <w:bCs/>
        </w:rPr>
        <w:t>; Curva IxV</w:t>
      </w:r>
      <w:r w:rsidR="002E3F87" w:rsidRPr="002E3F87">
        <w:rPr>
          <w:bCs/>
        </w:rPr>
        <w:t>.</w:t>
      </w:r>
    </w:p>
    <w:p w14:paraId="5981772E" w14:textId="77777777" w:rsidR="00EA5020" w:rsidRPr="0000016B" w:rsidRDefault="00F877B6" w:rsidP="004F2518">
      <w:pPr>
        <w:rPr>
          <w:lang w:val="en-US"/>
        </w:rPr>
      </w:pPr>
      <w:r w:rsidRPr="0000016B">
        <w:rPr>
          <w:b/>
          <w:bCs/>
          <w:lang w:val="en-US"/>
        </w:rPr>
        <w:t>Keywords</w:t>
      </w:r>
      <w:r w:rsidR="002E3F87" w:rsidRPr="0000016B">
        <w:rPr>
          <w:lang w:val="en-US"/>
        </w:rPr>
        <w:t xml:space="preserve">: Current; Voltage; Solar Cell; Description; </w:t>
      </w:r>
      <w:r w:rsidR="00BB3D95" w:rsidRPr="0000016B">
        <w:rPr>
          <w:lang w:val="en-US"/>
        </w:rPr>
        <w:t>IxV curve</w:t>
      </w:r>
      <w:r w:rsidR="002E3F87" w:rsidRPr="0000016B">
        <w:rPr>
          <w:lang w:val="en-US"/>
        </w:rPr>
        <w:t>.</w:t>
      </w:r>
    </w:p>
    <w:p w14:paraId="56C5FD5F" w14:textId="77777777" w:rsidR="00EA5020" w:rsidRPr="0000016B" w:rsidRDefault="00EA5020" w:rsidP="004F2518">
      <w:pPr>
        <w:rPr>
          <w:lang w:val="en-US"/>
        </w:rPr>
      </w:pPr>
    </w:p>
    <w:p w14:paraId="0496014E" w14:textId="1EBECBD2" w:rsidR="00EA5020" w:rsidRPr="0000016B" w:rsidDel="00AB195C" w:rsidRDefault="00EA5020" w:rsidP="004F2518">
      <w:pPr>
        <w:rPr>
          <w:del w:id="27" w:author="megacatia@hotmail.com" w:date="2017-12-04T18:20:00Z"/>
          <w:rFonts w:eastAsiaTheme="minorHAnsi"/>
          <w:lang w:val="en-US" w:eastAsia="en-US"/>
        </w:rPr>
      </w:pPr>
    </w:p>
    <w:p w14:paraId="09BCAE02" w14:textId="49740471" w:rsidR="00EA5020" w:rsidRPr="0000016B" w:rsidDel="00AB195C" w:rsidRDefault="00EA5020" w:rsidP="004F2518">
      <w:pPr>
        <w:rPr>
          <w:del w:id="28" w:author="megacatia@hotmail.com" w:date="2017-12-04T18:20:00Z"/>
          <w:lang w:val="en-US"/>
        </w:rPr>
      </w:pPr>
    </w:p>
    <w:p w14:paraId="266C3DB2" w14:textId="7509E220" w:rsidR="005C2AA1" w:rsidRPr="0000016B" w:rsidDel="00AB195C" w:rsidRDefault="005C2AA1" w:rsidP="004F2518">
      <w:pPr>
        <w:rPr>
          <w:del w:id="29" w:author="megacatia@hotmail.com" w:date="2017-12-04T18:20:00Z"/>
          <w:b/>
          <w:bCs/>
          <w:lang w:val="en-US"/>
        </w:rPr>
      </w:pPr>
    </w:p>
    <w:p w14:paraId="2187ADA2" w14:textId="1B13B9A1" w:rsidR="005C2AA1" w:rsidRPr="0000016B" w:rsidDel="00AB195C" w:rsidRDefault="005C2AA1" w:rsidP="005C2AA1">
      <w:pPr>
        <w:rPr>
          <w:del w:id="30" w:author="megacatia@hotmail.com" w:date="2017-12-04T18:20:00Z"/>
          <w:b/>
          <w:bCs/>
          <w:lang w:val="en-US"/>
        </w:rPr>
      </w:pPr>
    </w:p>
    <w:p w14:paraId="6D1CDCC4" w14:textId="432DAE5B" w:rsidR="00F877B6" w:rsidRDefault="00F877B6">
      <w:pPr>
        <w:rPr>
          <w:ins w:id="31" w:author="megacatia@hotmail.com" w:date="2017-12-04T18:20:00Z"/>
          <w:b/>
          <w:sz w:val="28"/>
          <w:szCs w:val="28"/>
          <w:lang w:val="en-US"/>
        </w:rPr>
      </w:pPr>
      <w:del w:id="32" w:author="megacatia@hotmail.com" w:date="2017-12-04T18:20:00Z">
        <w:r w:rsidRPr="0000016B" w:rsidDel="00AB195C">
          <w:rPr>
            <w:b/>
            <w:sz w:val="28"/>
            <w:szCs w:val="28"/>
            <w:lang w:val="en-US"/>
          </w:rPr>
          <w:br w:type="page"/>
        </w:r>
      </w:del>
    </w:p>
    <w:p w14:paraId="4A86AD94" w14:textId="77777777" w:rsidR="00AB195C" w:rsidRPr="0000016B" w:rsidRDefault="00AB195C">
      <w:pPr>
        <w:rPr>
          <w:b/>
          <w:sz w:val="28"/>
          <w:szCs w:val="28"/>
          <w:lang w:val="en-US"/>
        </w:rPr>
      </w:pPr>
    </w:p>
    <w:p w14:paraId="074E3EE5" w14:textId="77777777" w:rsidR="00E223F6" w:rsidRDefault="00E223F6" w:rsidP="00F14EB3">
      <w:pPr>
        <w:pStyle w:val="Ttulo"/>
      </w:pPr>
      <w:r w:rsidRPr="00171A7A">
        <w:lastRenderedPageBreak/>
        <w:t xml:space="preserve">LISTA DE </w:t>
      </w:r>
      <w:r w:rsidR="00F14EB3">
        <w:t>ABREVIATURAS E SIGLAS</w:t>
      </w:r>
    </w:p>
    <w:p w14:paraId="5FCF9C0D" w14:textId="77777777" w:rsidR="00E223F6" w:rsidRDefault="00E223F6" w:rsidP="00E223F6">
      <w:pPr>
        <w:jc w:val="center"/>
      </w:pPr>
    </w:p>
    <w:p w14:paraId="3AA275CA" w14:textId="77777777" w:rsidR="00E223F6" w:rsidRPr="00E31DAC" w:rsidRDefault="00E223F6" w:rsidP="00E223F6">
      <w:pPr>
        <w:jc w:val="center"/>
      </w:pPr>
    </w:p>
    <w:p w14:paraId="058DA2C6" w14:textId="77777777" w:rsidR="006A2542" w:rsidRPr="009322CE" w:rsidRDefault="006A2542" w:rsidP="00BA22E4">
      <w:pPr>
        <w:pStyle w:val="Abreviaturas"/>
      </w:pPr>
      <w:r w:rsidRPr="0028527B">
        <w:t>IxV</w:t>
      </w:r>
      <w:r w:rsidR="009322CE" w:rsidRPr="0028527B">
        <w:tab/>
      </w:r>
      <w:r w:rsidR="009322CE" w:rsidRPr="0028527B">
        <w:tab/>
        <w:t>Corrente por tensão</w:t>
      </w:r>
    </w:p>
    <w:p w14:paraId="25AA37FC" w14:textId="77777777" w:rsidR="00E223F6" w:rsidRPr="009322CE" w:rsidRDefault="006A2542" w:rsidP="00BA22E4">
      <w:pPr>
        <w:pStyle w:val="Abreviaturas"/>
      </w:pPr>
      <w:r w:rsidRPr="009322CE">
        <w:t>Icc</w:t>
      </w:r>
      <w:r w:rsidR="00E223F6" w:rsidRPr="009322CE">
        <w:tab/>
      </w:r>
      <w:r w:rsidR="00E223F6" w:rsidRPr="009322CE">
        <w:tab/>
      </w:r>
      <w:r w:rsidR="009322CE">
        <w:t>Corrente de curto circuito (A)</w:t>
      </w:r>
    </w:p>
    <w:p w14:paraId="0E327EEA" w14:textId="77777777" w:rsidR="009322CE" w:rsidRPr="0028527B" w:rsidRDefault="006A2542" w:rsidP="00BA22E4">
      <w:pPr>
        <w:pStyle w:val="Abreviaturas"/>
        <w:rPr>
          <w:iCs/>
        </w:rPr>
      </w:pPr>
      <w:r w:rsidRPr="0028527B">
        <w:rPr>
          <w:iCs/>
        </w:rPr>
        <w:t>Vca</w:t>
      </w:r>
      <w:r w:rsidR="00E223F6" w:rsidRPr="0028527B">
        <w:rPr>
          <w:iCs/>
        </w:rPr>
        <w:tab/>
      </w:r>
      <w:r w:rsidR="00E223F6" w:rsidRPr="0028527B">
        <w:rPr>
          <w:iCs/>
        </w:rPr>
        <w:tab/>
      </w:r>
      <w:r w:rsidR="009322CE" w:rsidRPr="0028527B">
        <w:rPr>
          <w:iCs/>
        </w:rPr>
        <w:t>Tensão de circuito aberto (V)</w:t>
      </w:r>
    </w:p>
    <w:p w14:paraId="423B8B9C" w14:textId="77777777" w:rsidR="00E223F6" w:rsidRPr="0028527B" w:rsidRDefault="006A2542" w:rsidP="00BA22E4">
      <w:pPr>
        <w:pStyle w:val="Abreviaturas"/>
      </w:pPr>
      <w:r w:rsidRPr="0028527B">
        <w:t>Pmp</w:t>
      </w:r>
      <w:r w:rsidR="00E223F6" w:rsidRPr="0028527B">
        <w:tab/>
      </w:r>
      <w:r w:rsidR="00E223F6" w:rsidRPr="0028527B">
        <w:tab/>
      </w:r>
      <w:r w:rsidR="009322CE" w:rsidRPr="0028527B">
        <w:t>Máxima potência (W)</w:t>
      </w:r>
    </w:p>
    <w:p w14:paraId="0167A6C8" w14:textId="77777777" w:rsidR="00E223F6" w:rsidRPr="0028527B" w:rsidRDefault="006A2542" w:rsidP="00BA22E4">
      <w:pPr>
        <w:pStyle w:val="Abreviaturas"/>
      </w:pPr>
      <w:r w:rsidRPr="0028527B">
        <w:t>Vmp</w:t>
      </w:r>
      <w:r w:rsidR="00E223F6" w:rsidRPr="0028527B">
        <w:tab/>
      </w:r>
      <w:r w:rsidR="00E223F6" w:rsidRPr="0028527B">
        <w:tab/>
      </w:r>
      <w:r w:rsidR="009322CE" w:rsidRPr="0028527B">
        <w:t>Tensão de máxima potência (V)</w:t>
      </w:r>
    </w:p>
    <w:p w14:paraId="00760899" w14:textId="77777777" w:rsidR="006A2542" w:rsidRPr="0028527B" w:rsidRDefault="006A2542" w:rsidP="00BA22E4">
      <w:pPr>
        <w:pStyle w:val="Abreviaturas"/>
      </w:pPr>
      <w:r w:rsidRPr="0028527B">
        <w:t>Imp</w:t>
      </w:r>
      <w:r w:rsidR="009322CE" w:rsidRPr="0028527B">
        <w:tab/>
      </w:r>
      <w:r w:rsidR="009322CE" w:rsidRPr="0028527B">
        <w:tab/>
        <w:t>Corrente de máxima potência (A)</w:t>
      </w:r>
    </w:p>
    <w:p w14:paraId="4B348310" w14:textId="77777777" w:rsidR="002E0890" w:rsidRPr="0028527B" w:rsidRDefault="00F71504" w:rsidP="00BA22E4">
      <w:pPr>
        <w:pStyle w:val="Abreviaturas"/>
      </w:pPr>
      <w:r w:rsidRPr="0028527B">
        <w:t>FF</w:t>
      </w:r>
      <w:r w:rsidR="009322CE" w:rsidRPr="0028527B">
        <w:tab/>
      </w:r>
      <w:r w:rsidR="009322CE" w:rsidRPr="0028527B">
        <w:tab/>
        <w:t>Fator de forma (%)</w:t>
      </w:r>
    </w:p>
    <w:p w14:paraId="3894EBF8" w14:textId="075F6B96" w:rsidR="002E0890" w:rsidRPr="0028527B" w:rsidRDefault="002E0890" w:rsidP="00BA22E4">
      <w:pPr>
        <w:pStyle w:val="Abreviaturas"/>
      </w:pPr>
      <w:r w:rsidRPr="0028527B">
        <w:t>VI</w:t>
      </w:r>
      <w:r w:rsidR="009322CE" w:rsidRPr="0028527B">
        <w:tab/>
      </w:r>
      <w:r w:rsidR="009322CE" w:rsidRPr="0028527B">
        <w:tab/>
      </w:r>
      <w:r w:rsidR="003A45A0">
        <w:t>Instrumento virtual</w:t>
      </w:r>
    </w:p>
    <w:p w14:paraId="442D4A95" w14:textId="7AACA7C9" w:rsidR="00E223F6" w:rsidRPr="0000016B" w:rsidRDefault="002E0890" w:rsidP="00BA22E4">
      <w:pPr>
        <w:pStyle w:val="Abreviaturas"/>
      </w:pPr>
      <w:r w:rsidRPr="0000016B">
        <w:t>RNF</w:t>
      </w:r>
      <w:r w:rsidR="00E223F6" w:rsidRPr="0000016B">
        <w:tab/>
      </w:r>
      <w:r w:rsidR="00996019" w:rsidRPr="0000016B">
        <w:tab/>
        <w:t>Requ</w:t>
      </w:r>
      <w:ins w:id="33" w:author="megacatia@hotmail.com" w:date="2017-12-04T18:18:00Z">
        <w:r w:rsidR="00AB195C">
          <w:t xml:space="preserve"> </w:t>
        </w:r>
      </w:ins>
      <w:r w:rsidR="00996019" w:rsidRPr="0000016B">
        <w:t>isitos não funcionais</w:t>
      </w:r>
    </w:p>
    <w:p w14:paraId="79800659" w14:textId="71E860BF" w:rsidR="000778AE" w:rsidRPr="0000016B" w:rsidRDefault="000778AE" w:rsidP="00BA22E4">
      <w:pPr>
        <w:pStyle w:val="Abreviaturas"/>
      </w:pPr>
      <w:r w:rsidRPr="0000016B">
        <w:t>INPE</w:t>
      </w:r>
      <w:r w:rsidR="003A45A0">
        <w:tab/>
      </w:r>
      <w:r w:rsidR="003A45A0">
        <w:tab/>
        <w:t>Instituto Nacional de Pesquisas Espaciais</w:t>
      </w:r>
    </w:p>
    <w:p w14:paraId="28399894" w14:textId="77777777" w:rsidR="000778AE" w:rsidRPr="0000016B" w:rsidRDefault="000778AE" w:rsidP="00BA22E4">
      <w:pPr>
        <w:pStyle w:val="Abreviaturas"/>
      </w:pPr>
    </w:p>
    <w:p w14:paraId="18930688" w14:textId="77777777" w:rsidR="00F877B6" w:rsidRPr="0000016B" w:rsidRDefault="00F877B6">
      <w:r w:rsidRPr="0000016B">
        <w:br w:type="page"/>
      </w:r>
    </w:p>
    <w:p w14:paraId="5B6E3F0F" w14:textId="77777777" w:rsidR="00F60FDA" w:rsidRDefault="00F60FDA" w:rsidP="00F60FDA">
      <w:pPr>
        <w:pStyle w:val="Ttulo"/>
      </w:pPr>
      <w:r>
        <w:lastRenderedPageBreak/>
        <w:t>SUMÁRIO</w:t>
      </w:r>
    </w:p>
    <w:bookmarkStart w:id="34" w:name="_Toc438241735"/>
    <w:bookmarkStart w:id="35" w:name="_Toc438245116"/>
    <w:p w14:paraId="5A60DB67" w14:textId="7497857F" w:rsidR="00AB195C" w:rsidRDefault="00537425">
      <w:pPr>
        <w:pStyle w:val="Sumrio1"/>
        <w:rPr>
          <w:ins w:id="36" w:author="megacatia@hotmail.com" w:date="2017-12-04T18:18:00Z"/>
          <w:rFonts w:asciiTheme="minorHAnsi" w:eastAsiaTheme="minorEastAsia" w:hAnsiTheme="minorHAnsi" w:cstheme="minorBidi"/>
          <w:noProof/>
          <w:sz w:val="22"/>
          <w:szCs w:val="22"/>
        </w:rPr>
      </w:pPr>
      <w:r>
        <w:rPr>
          <w:b/>
          <w:bCs/>
          <w:caps/>
        </w:rPr>
        <w:fldChar w:fldCharType="begin"/>
      </w:r>
      <w:r>
        <w:rPr>
          <w:b/>
          <w:bCs/>
          <w:caps/>
        </w:rPr>
        <w:instrText xml:space="preserve"> TOC \o "1-4" \h \z \u </w:instrText>
      </w:r>
      <w:r>
        <w:rPr>
          <w:b/>
          <w:bCs/>
          <w:caps/>
        </w:rPr>
        <w:fldChar w:fldCharType="separate"/>
      </w:r>
      <w:ins w:id="37" w:author="megacatia@hotmail.com" w:date="2017-12-04T18:18:00Z">
        <w:r w:rsidR="00AB195C" w:rsidRPr="00030CD6">
          <w:rPr>
            <w:rStyle w:val="Hyperlink"/>
            <w:noProof/>
          </w:rPr>
          <w:fldChar w:fldCharType="begin"/>
        </w:r>
        <w:r w:rsidR="00AB195C" w:rsidRPr="00030CD6">
          <w:rPr>
            <w:rStyle w:val="Hyperlink"/>
            <w:noProof/>
          </w:rPr>
          <w:instrText xml:space="preserve"> </w:instrText>
        </w:r>
        <w:r w:rsidR="00AB195C">
          <w:rPr>
            <w:noProof/>
          </w:rPr>
          <w:instrText>HYPERLINK \l "_Toc500174827"</w:instrText>
        </w:r>
        <w:r w:rsidR="00AB195C" w:rsidRPr="00030CD6">
          <w:rPr>
            <w:rStyle w:val="Hyperlink"/>
            <w:noProof/>
          </w:rPr>
          <w:instrText xml:space="preserve"> </w:instrText>
        </w:r>
        <w:r w:rsidR="00AB195C" w:rsidRPr="00030CD6">
          <w:rPr>
            <w:rStyle w:val="Hyperlink"/>
            <w:noProof/>
          </w:rPr>
        </w:r>
        <w:r w:rsidR="00AB195C" w:rsidRPr="00030CD6">
          <w:rPr>
            <w:rStyle w:val="Hyperlink"/>
            <w:noProof/>
          </w:rPr>
          <w:fldChar w:fldCharType="separate"/>
        </w:r>
        <w:r w:rsidR="00AB195C" w:rsidRPr="00030CD6">
          <w:rPr>
            <w:rStyle w:val="Hyperlink"/>
            <w:noProof/>
          </w:rPr>
          <w:t>1</w:t>
        </w:r>
        <w:r w:rsidR="00AB195C">
          <w:rPr>
            <w:rFonts w:asciiTheme="minorHAnsi" w:eastAsiaTheme="minorEastAsia" w:hAnsiTheme="minorHAnsi" w:cstheme="minorBidi"/>
            <w:noProof/>
            <w:sz w:val="22"/>
            <w:szCs w:val="22"/>
          </w:rPr>
          <w:tab/>
        </w:r>
        <w:r w:rsidR="00AB195C" w:rsidRPr="00030CD6">
          <w:rPr>
            <w:rStyle w:val="Hyperlink"/>
            <w:noProof/>
          </w:rPr>
          <w:t>INTRODUÇÃO</w:t>
        </w:r>
        <w:r w:rsidR="00AB195C">
          <w:rPr>
            <w:noProof/>
            <w:webHidden/>
          </w:rPr>
          <w:tab/>
        </w:r>
        <w:r w:rsidR="00AB195C">
          <w:rPr>
            <w:noProof/>
            <w:webHidden/>
          </w:rPr>
          <w:fldChar w:fldCharType="begin"/>
        </w:r>
        <w:r w:rsidR="00AB195C">
          <w:rPr>
            <w:noProof/>
            <w:webHidden/>
          </w:rPr>
          <w:instrText xml:space="preserve"> PAGEREF _Toc500174827 \h </w:instrText>
        </w:r>
        <w:r w:rsidR="00AB195C">
          <w:rPr>
            <w:noProof/>
            <w:webHidden/>
          </w:rPr>
        </w:r>
      </w:ins>
      <w:r w:rsidR="00AB195C">
        <w:rPr>
          <w:noProof/>
          <w:webHidden/>
        </w:rPr>
        <w:fldChar w:fldCharType="separate"/>
      </w:r>
      <w:ins w:id="38" w:author="megacatia@hotmail.com" w:date="2017-12-04T19:38:00Z">
        <w:r w:rsidR="00820154">
          <w:rPr>
            <w:noProof/>
            <w:webHidden/>
          </w:rPr>
          <w:t>6</w:t>
        </w:r>
      </w:ins>
      <w:ins w:id="39" w:author="megacatia@hotmail.com" w:date="2017-12-04T18:18:00Z">
        <w:r w:rsidR="00AB195C">
          <w:rPr>
            <w:noProof/>
            <w:webHidden/>
          </w:rPr>
          <w:fldChar w:fldCharType="end"/>
        </w:r>
        <w:r w:rsidR="00AB195C" w:rsidRPr="00030CD6">
          <w:rPr>
            <w:rStyle w:val="Hyperlink"/>
            <w:noProof/>
          </w:rPr>
          <w:fldChar w:fldCharType="end"/>
        </w:r>
      </w:ins>
    </w:p>
    <w:p w14:paraId="50CDF64D" w14:textId="65A7BFD8" w:rsidR="00AB195C" w:rsidRDefault="00AB195C">
      <w:pPr>
        <w:pStyle w:val="Sumrio2"/>
        <w:tabs>
          <w:tab w:val="left" w:pos="960"/>
          <w:tab w:val="right" w:pos="9062"/>
        </w:tabs>
        <w:rPr>
          <w:ins w:id="40" w:author="megacatia@hotmail.com" w:date="2017-12-04T18:18:00Z"/>
          <w:rFonts w:asciiTheme="minorHAnsi" w:eastAsiaTheme="minorEastAsia" w:hAnsiTheme="minorHAnsi" w:cstheme="minorBidi"/>
          <w:noProof/>
          <w:sz w:val="22"/>
          <w:szCs w:val="22"/>
        </w:rPr>
      </w:pPr>
      <w:ins w:id="41" w:author="megacatia@hotmail.com" w:date="2017-12-04T18:18:00Z">
        <w:r w:rsidRPr="00030CD6">
          <w:rPr>
            <w:rStyle w:val="Hyperlink"/>
            <w:noProof/>
          </w:rPr>
          <w:fldChar w:fldCharType="begin"/>
        </w:r>
        <w:r w:rsidRPr="00030CD6">
          <w:rPr>
            <w:rStyle w:val="Hyperlink"/>
            <w:noProof/>
          </w:rPr>
          <w:instrText xml:space="preserve"> </w:instrText>
        </w:r>
        <w:r>
          <w:rPr>
            <w:noProof/>
          </w:rPr>
          <w:instrText>HYPERLINK \l "_Toc500174828"</w:instrText>
        </w:r>
        <w:r w:rsidRPr="00030CD6">
          <w:rPr>
            <w:rStyle w:val="Hyperlink"/>
            <w:noProof/>
          </w:rPr>
          <w:instrText xml:space="preserve"> </w:instrText>
        </w:r>
        <w:r w:rsidRPr="00030CD6">
          <w:rPr>
            <w:rStyle w:val="Hyperlink"/>
            <w:noProof/>
          </w:rPr>
        </w:r>
        <w:r w:rsidRPr="00030CD6">
          <w:rPr>
            <w:rStyle w:val="Hyperlink"/>
            <w:noProof/>
          </w:rPr>
          <w:fldChar w:fldCharType="separate"/>
        </w:r>
        <w:r w:rsidRPr="00030CD6">
          <w:rPr>
            <w:rStyle w:val="Hyperlink"/>
            <w:noProof/>
          </w:rPr>
          <w:t>1.1</w:t>
        </w:r>
        <w:r>
          <w:rPr>
            <w:rFonts w:asciiTheme="minorHAnsi" w:eastAsiaTheme="minorEastAsia" w:hAnsiTheme="minorHAnsi" w:cstheme="minorBidi"/>
            <w:noProof/>
            <w:sz w:val="22"/>
            <w:szCs w:val="22"/>
          </w:rPr>
          <w:tab/>
        </w:r>
        <w:r w:rsidRPr="00030CD6">
          <w:rPr>
            <w:rStyle w:val="Hyperlink"/>
            <w:noProof/>
          </w:rPr>
          <w:t>OBJETIVO GERAL</w:t>
        </w:r>
        <w:r>
          <w:rPr>
            <w:noProof/>
            <w:webHidden/>
          </w:rPr>
          <w:tab/>
        </w:r>
        <w:r>
          <w:rPr>
            <w:noProof/>
            <w:webHidden/>
          </w:rPr>
          <w:fldChar w:fldCharType="begin"/>
        </w:r>
        <w:r>
          <w:rPr>
            <w:noProof/>
            <w:webHidden/>
          </w:rPr>
          <w:instrText xml:space="preserve"> PAGEREF _Toc500174828 \h </w:instrText>
        </w:r>
        <w:r>
          <w:rPr>
            <w:noProof/>
            <w:webHidden/>
          </w:rPr>
        </w:r>
      </w:ins>
      <w:r>
        <w:rPr>
          <w:noProof/>
          <w:webHidden/>
        </w:rPr>
        <w:fldChar w:fldCharType="separate"/>
      </w:r>
      <w:ins w:id="42" w:author="megacatia@hotmail.com" w:date="2017-12-04T19:38:00Z">
        <w:r w:rsidR="00820154">
          <w:rPr>
            <w:noProof/>
            <w:webHidden/>
          </w:rPr>
          <w:t>7</w:t>
        </w:r>
      </w:ins>
      <w:ins w:id="43" w:author="megacatia@hotmail.com" w:date="2017-12-04T18:18:00Z">
        <w:r>
          <w:rPr>
            <w:noProof/>
            <w:webHidden/>
          </w:rPr>
          <w:fldChar w:fldCharType="end"/>
        </w:r>
        <w:r w:rsidRPr="00030CD6">
          <w:rPr>
            <w:rStyle w:val="Hyperlink"/>
            <w:noProof/>
          </w:rPr>
          <w:fldChar w:fldCharType="end"/>
        </w:r>
      </w:ins>
    </w:p>
    <w:p w14:paraId="086ED9CB" w14:textId="5FD4FA96" w:rsidR="00AB195C" w:rsidRDefault="00AB195C">
      <w:pPr>
        <w:pStyle w:val="Sumrio2"/>
        <w:tabs>
          <w:tab w:val="left" w:pos="960"/>
          <w:tab w:val="right" w:pos="9062"/>
        </w:tabs>
        <w:rPr>
          <w:ins w:id="44" w:author="megacatia@hotmail.com" w:date="2017-12-04T18:18:00Z"/>
          <w:rFonts w:asciiTheme="minorHAnsi" w:eastAsiaTheme="minorEastAsia" w:hAnsiTheme="minorHAnsi" w:cstheme="minorBidi"/>
          <w:noProof/>
          <w:sz w:val="22"/>
          <w:szCs w:val="22"/>
        </w:rPr>
      </w:pPr>
      <w:ins w:id="45" w:author="megacatia@hotmail.com" w:date="2017-12-04T18:18:00Z">
        <w:r w:rsidRPr="00030CD6">
          <w:rPr>
            <w:rStyle w:val="Hyperlink"/>
            <w:noProof/>
          </w:rPr>
          <w:fldChar w:fldCharType="begin"/>
        </w:r>
        <w:r w:rsidRPr="00030CD6">
          <w:rPr>
            <w:rStyle w:val="Hyperlink"/>
            <w:noProof/>
          </w:rPr>
          <w:instrText xml:space="preserve"> </w:instrText>
        </w:r>
        <w:r>
          <w:rPr>
            <w:noProof/>
          </w:rPr>
          <w:instrText>HYPERLINK \l "_Toc500174829"</w:instrText>
        </w:r>
        <w:r w:rsidRPr="00030CD6">
          <w:rPr>
            <w:rStyle w:val="Hyperlink"/>
            <w:noProof/>
          </w:rPr>
          <w:instrText xml:space="preserve"> </w:instrText>
        </w:r>
        <w:r w:rsidRPr="00030CD6">
          <w:rPr>
            <w:rStyle w:val="Hyperlink"/>
            <w:noProof/>
          </w:rPr>
        </w:r>
        <w:r w:rsidRPr="00030CD6">
          <w:rPr>
            <w:rStyle w:val="Hyperlink"/>
            <w:noProof/>
          </w:rPr>
          <w:fldChar w:fldCharType="separate"/>
        </w:r>
        <w:r w:rsidRPr="00030CD6">
          <w:rPr>
            <w:rStyle w:val="Hyperlink"/>
            <w:noProof/>
          </w:rPr>
          <w:t>1.2</w:t>
        </w:r>
        <w:r>
          <w:rPr>
            <w:rFonts w:asciiTheme="minorHAnsi" w:eastAsiaTheme="minorEastAsia" w:hAnsiTheme="minorHAnsi" w:cstheme="minorBidi"/>
            <w:noProof/>
            <w:sz w:val="22"/>
            <w:szCs w:val="22"/>
          </w:rPr>
          <w:tab/>
        </w:r>
        <w:r w:rsidRPr="00030CD6">
          <w:rPr>
            <w:rStyle w:val="Hyperlink"/>
            <w:noProof/>
          </w:rPr>
          <w:t>OBJETIVOS ESPECÍFICOS</w:t>
        </w:r>
        <w:r>
          <w:rPr>
            <w:noProof/>
            <w:webHidden/>
          </w:rPr>
          <w:tab/>
        </w:r>
        <w:r>
          <w:rPr>
            <w:noProof/>
            <w:webHidden/>
          </w:rPr>
          <w:fldChar w:fldCharType="begin"/>
        </w:r>
        <w:r>
          <w:rPr>
            <w:noProof/>
            <w:webHidden/>
          </w:rPr>
          <w:instrText xml:space="preserve"> PAGEREF _Toc500174829 \h </w:instrText>
        </w:r>
        <w:r>
          <w:rPr>
            <w:noProof/>
            <w:webHidden/>
          </w:rPr>
        </w:r>
      </w:ins>
      <w:r>
        <w:rPr>
          <w:noProof/>
          <w:webHidden/>
        </w:rPr>
        <w:fldChar w:fldCharType="separate"/>
      </w:r>
      <w:ins w:id="46" w:author="megacatia@hotmail.com" w:date="2017-12-04T19:38:00Z">
        <w:r w:rsidR="00820154">
          <w:rPr>
            <w:noProof/>
            <w:webHidden/>
          </w:rPr>
          <w:t>8</w:t>
        </w:r>
      </w:ins>
      <w:ins w:id="47" w:author="megacatia@hotmail.com" w:date="2017-12-04T18:18:00Z">
        <w:r>
          <w:rPr>
            <w:noProof/>
            <w:webHidden/>
          </w:rPr>
          <w:fldChar w:fldCharType="end"/>
        </w:r>
        <w:r w:rsidRPr="00030CD6">
          <w:rPr>
            <w:rStyle w:val="Hyperlink"/>
            <w:noProof/>
          </w:rPr>
          <w:fldChar w:fldCharType="end"/>
        </w:r>
      </w:ins>
    </w:p>
    <w:p w14:paraId="1FA5F0DA" w14:textId="39113B72" w:rsidR="00AB195C" w:rsidRDefault="00AB195C">
      <w:pPr>
        <w:pStyle w:val="Sumrio3"/>
        <w:tabs>
          <w:tab w:val="left" w:pos="1200"/>
          <w:tab w:val="right" w:pos="9062"/>
        </w:tabs>
        <w:rPr>
          <w:ins w:id="48" w:author="megacatia@hotmail.com" w:date="2017-12-04T18:18:00Z"/>
          <w:rFonts w:asciiTheme="minorHAnsi" w:eastAsiaTheme="minorEastAsia" w:hAnsiTheme="minorHAnsi" w:cstheme="minorBidi"/>
          <w:noProof/>
          <w:sz w:val="22"/>
          <w:szCs w:val="22"/>
        </w:rPr>
      </w:pPr>
      <w:ins w:id="49" w:author="megacatia@hotmail.com" w:date="2017-12-04T18:18:00Z">
        <w:r w:rsidRPr="00030CD6">
          <w:rPr>
            <w:rStyle w:val="Hyperlink"/>
            <w:noProof/>
          </w:rPr>
          <w:fldChar w:fldCharType="begin"/>
        </w:r>
        <w:r w:rsidRPr="00030CD6">
          <w:rPr>
            <w:rStyle w:val="Hyperlink"/>
            <w:noProof/>
          </w:rPr>
          <w:instrText xml:space="preserve"> </w:instrText>
        </w:r>
        <w:r>
          <w:rPr>
            <w:noProof/>
          </w:rPr>
          <w:instrText>HYPERLINK \l "_Toc500174830"</w:instrText>
        </w:r>
        <w:r w:rsidRPr="00030CD6">
          <w:rPr>
            <w:rStyle w:val="Hyperlink"/>
            <w:noProof/>
          </w:rPr>
          <w:instrText xml:space="preserve"> </w:instrText>
        </w:r>
        <w:r w:rsidRPr="00030CD6">
          <w:rPr>
            <w:rStyle w:val="Hyperlink"/>
            <w:noProof/>
          </w:rPr>
        </w:r>
        <w:r w:rsidRPr="00030CD6">
          <w:rPr>
            <w:rStyle w:val="Hyperlink"/>
            <w:noProof/>
          </w:rPr>
          <w:fldChar w:fldCharType="separate"/>
        </w:r>
        <w:r w:rsidRPr="00030CD6">
          <w:rPr>
            <w:rStyle w:val="Hyperlink"/>
            <w:noProof/>
          </w:rPr>
          <w:t>1.2.1</w:t>
        </w:r>
        <w:r>
          <w:rPr>
            <w:rFonts w:asciiTheme="minorHAnsi" w:eastAsiaTheme="minorEastAsia" w:hAnsiTheme="minorHAnsi" w:cstheme="minorBidi"/>
            <w:noProof/>
            <w:sz w:val="22"/>
            <w:szCs w:val="22"/>
          </w:rPr>
          <w:tab/>
        </w:r>
        <w:r w:rsidRPr="00030CD6">
          <w:rPr>
            <w:rStyle w:val="Hyperlink"/>
            <w:noProof/>
          </w:rPr>
          <w:t>ABORDAGEM METODOLÓGICA</w:t>
        </w:r>
        <w:r>
          <w:rPr>
            <w:noProof/>
            <w:webHidden/>
          </w:rPr>
          <w:tab/>
        </w:r>
        <w:r>
          <w:rPr>
            <w:noProof/>
            <w:webHidden/>
          </w:rPr>
          <w:fldChar w:fldCharType="begin"/>
        </w:r>
        <w:r>
          <w:rPr>
            <w:noProof/>
            <w:webHidden/>
          </w:rPr>
          <w:instrText xml:space="preserve"> PAGEREF _Toc500174830 \h </w:instrText>
        </w:r>
        <w:r>
          <w:rPr>
            <w:noProof/>
            <w:webHidden/>
          </w:rPr>
        </w:r>
      </w:ins>
      <w:r>
        <w:rPr>
          <w:noProof/>
          <w:webHidden/>
        </w:rPr>
        <w:fldChar w:fldCharType="separate"/>
      </w:r>
      <w:ins w:id="50" w:author="megacatia@hotmail.com" w:date="2017-12-04T19:38:00Z">
        <w:r w:rsidR="00820154">
          <w:rPr>
            <w:noProof/>
            <w:webHidden/>
          </w:rPr>
          <w:t>8</w:t>
        </w:r>
      </w:ins>
      <w:ins w:id="51" w:author="megacatia@hotmail.com" w:date="2017-12-04T18:18:00Z">
        <w:r>
          <w:rPr>
            <w:noProof/>
            <w:webHidden/>
          </w:rPr>
          <w:fldChar w:fldCharType="end"/>
        </w:r>
        <w:r w:rsidRPr="00030CD6">
          <w:rPr>
            <w:rStyle w:val="Hyperlink"/>
            <w:noProof/>
          </w:rPr>
          <w:fldChar w:fldCharType="end"/>
        </w:r>
      </w:ins>
    </w:p>
    <w:p w14:paraId="3C15A633" w14:textId="6F95972A" w:rsidR="00AB195C" w:rsidRDefault="00AB195C">
      <w:pPr>
        <w:pStyle w:val="Sumrio1"/>
        <w:rPr>
          <w:ins w:id="52" w:author="megacatia@hotmail.com" w:date="2017-12-04T18:18:00Z"/>
          <w:rFonts w:asciiTheme="minorHAnsi" w:eastAsiaTheme="minorEastAsia" w:hAnsiTheme="minorHAnsi" w:cstheme="minorBidi"/>
          <w:noProof/>
          <w:sz w:val="22"/>
          <w:szCs w:val="22"/>
        </w:rPr>
      </w:pPr>
      <w:ins w:id="53" w:author="megacatia@hotmail.com" w:date="2017-12-04T18:18:00Z">
        <w:r w:rsidRPr="00030CD6">
          <w:rPr>
            <w:rStyle w:val="Hyperlink"/>
            <w:noProof/>
          </w:rPr>
          <w:fldChar w:fldCharType="begin"/>
        </w:r>
        <w:r w:rsidRPr="00030CD6">
          <w:rPr>
            <w:rStyle w:val="Hyperlink"/>
            <w:noProof/>
          </w:rPr>
          <w:instrText xml:space="preserve"> </w:instrText>
        </w:r>
        <w:r>
          <w:rPr>
            <w:noProof/>
          </w:rPr>
          <w:instrText>HYPERLINK \l "_Toc500174831"</w:instrText>
        </w:r>
        <w:r w:rsidRPr="00030CD6">
          <w:rPr>
            <w:rStyle w:val="Hyperlink"/>
            <w:noProof/>
          </w:rPr>
          <w:instrText xml:space="preserve"> </w:instrText>
        </w:r>
        <w:r w:rsidRPr="00030CD6">
          <w:rPr>
            <w:rStyle w:val="Hyperlink"/>
            <w:noProof/>
          </w:rPr>
        </w:r>
        <w:r w:rsidRPr="00030CD6">
          <w:rPr>
            <w:rStyle w:val="Hyperlink"/>
            <w:noProof/>
          </w:rPr>
          <w:fldChar w:fldCharType="separate"/>
        </w:r>
        <w:r w:rsidRPr="00030CD6">
          <w:rPr>
            <w:rStyle w:val="Hyperlink"/>
            <w:noProof/>
          </w:rPr>
          <w:t>2</w:t>
        </w:r>
        <w:r>
          <w:rPr>
            <w:rFonts w:asciiTheme="minorHAnsi" w:eastAsiaTheme="minorEastAsia" w:hAnsiTheme="minorHAnsi" w:cstheme="minorBidi"/>
            <w:noProof/>
            <w:sz w:val="22"/>
            <w:szCs w:val="22"/>
          </w:rPr>
          <w:tab/>
        </w:r>
        <w:r w:rsidRPr="00030CD6">
          <w:rPr>
            <w:rStyle w:val="Hyperlink"/>
            <w:noProof/>
          </w:rPr>
          <w:t>Sistema de medição de células solares</w:t>
        </w:r>
        <w:r>
          <w:rPr>
            <w:noProof/>
            <w:webHidden/>
          </w:rPr>
          <w:tab/>
        </w:r>
        <w:r>
          <w:rPr>
            <w:noProof/>
            <w:webHidden/>
          </w:rPr>
          <w:fldChar w:fldCharType="begin"/>
        </w:r>
        <w:r>
          <w:rPr>
            <w:noProof/>
            <w:webHidden/>
          </w:rPr>
          <w:instrText xml:space="preserve"> PAGEREF _Toc500174831 \h </w:instrText>
        </w:r>
        <w:r>
          <w:rPr>
            <w:noProof/>
            <w:webHidden/>
          </w:rPr>
        </w:r>
      </w:ins>
      <w:r>
        <w:rPr>
          <w:noProof/>
          <w:webHidden/>
        </w:rPr>
        <w:fldChar w:fldCharType="separate"/>
      </w:r>
      <w:ins w:id="54" w:author="megacatia@hotmail.com" w:date="2017-12-04T19:38:00Z">
        <w:r w:rsidR="00820154">
          <w:rPr>
            <w:noProof/>
            <w:webHidden/>
          </w:rPr>
          <w:t>10</w:t>
        </w:r>
      </w:ins>
      <w:ins w:id="55" w:author="megacatia@hotmail.com" w:date="2017-12-04T18:18:00Z">
        <w:r>
          <w:rPr>
            <w:noProof/>
            <w:webHidden/>
          </w:rPr>
          <w:fldChar w:fldCharType="end"/>
        </w:r>
        <w:r w:rsidRPr="00030CD6">
          <w:rPr>
            <w:rStyle w:val="Hyperlink"/>
            <w:noProof/>
          </w:rPr>
          <w:fldChar w:fldCharType="end"/>
        </w:r>
      </w:ins>
    </w:p>
    <w:p w14:paraId="2595C58D" w14:textId="04F4C5D3" w:rsidR="00AB195C" w:rsidRDefault="00AB195C">
      <w:pPr>
        <w:pStyle w:val="Sumrio2"/>
        <w:tabs>
          <w:tab w:val="left" w:pos="960"/>
          <w:tab w:val="right" w:pos="9062"/>
        </w:tabs>
        <w:rPr>
          <w:ins w:id="56" w:author="megacatia@hotmail.com" w:date="2017-12-04T18:18:00Z"/>
          <w:rFonts w:asciiTheme="minorHAnsi" w:eastAsiaTheme="minorEastAsia" w:hAnsiTheme="minorHAnsi" w:cstheme="minorBidi"/>
          <w:noProof/>
          <w:sz w:val="22"/>
          <w:szCs w:val="22"/>
        </w:rPr>
      </w:pPr>
      <w:ins w:id="57" w:author="megacatia@hotmail.com" w:date="2017-12-04T18:18:00Z">
        <w:r w:rsidRPr="00030CD6">
          <w:rPr>
            <w:rStyle w:val="Hyperlink"/>
            <w:noProof/>
          </w:rPr>
          <w:fldChar w:fldCharType="begin"/>
        </w:r>
        <w:r w:rsidRPr="00030CD6">
          <w:rPr>
            <w:rStyle w:val="Hyperlink"/>
            <w:noProof/>
          </w:rPr>
          <w:instrText xml:space="preserve"> </w:instrText>
        </w:r>
        <w:r>
          <w:rPr>
            <w:noProof/>
          </w:rPr>
          <w:instrText>HYPERLINK \l "_Toc500174832"</w:instrText>
        </w:r>
        <w:r w:rsidRPr="00030CD6">
          <w:rPr>
            <w:rStyle w:val="Hyperlink"/>
            <w:noProof/>
          </w:rPr>
          <w:instrText xml:space="preserve"> </w:instrText>
        </w:r>
        <w:r w:rsidRPr="00030CD6">
          <w:rPr>
            <w:rStyle w:val="Hyperlink"/>
            <w:noProof/>
          </w:rPr>
        </w:r>
        <w:r w:rsidRPr="00030CD6">
          <w:rPr>
            <w:rStyle w:val="Hyperlink"/>
            <w:noProof/>
          </w:rPr>
          <w:fldChar w:fldCharType="separate"/>
        </w:r>
        <w:r w:rsidRPr="00030CD6">
          <w:rPr>
            <w:rStyle w:val="Hyperlink"/>
            <w:noProof/>
          </w:rPr>
          <w:t>2.1</w:t>
        </w:r>
        <w:r>
          <w:rPr>
            <w:rFonts w:asciiTheme="minorHAnsi" w:eastAsiaTheme="minorEastAsia" w:hAnsiTheme="minorHAnsi" w:cstheme="minorBidi"/>
            <w:noProof/>
            <w:sz w:val="22"/>
            <w:szCs w:val="22"/>
          </w:rPr>
          <w:tab/>
        </w:r>
        <w:r w:rsidRPr="00030CD6">
          <w:rPr>
            <w:rStyle w:val="Hyperlink"/>
            <w:noProof/>
          </w:rPr>
          <w:t>Célula Solar</w:t>
        </w:r>
        <w:r>
          <w:rPr>
            <w:noProof/>
            <w:webHidden/>
          </w:rPr>
          <w:tab/>
        </w:r>
        <w:r>
          <w:rPr>
            <w:noProof/>
            <w:webHidden/>
          </w:rPr>
          <w:fldChar w:fldCharType="begin"/>
        </w:r>
        <w:r>
          <w:rPr>
            <w:noProof/>
            <w:webHidden/>
          </w:rPr>
          <w:instrText xml:space="preserve"> PAGEREF _Toc500174832 \h </w:instrText>
        </w:r>
        <w:r>
          <w:rPr>
            <w:noProof/>
            <w:webHidden/>
          </w:rPr>
        </w:r>
      </w:ins>
      <w:r>
        <w:rPr>
          <w:noProof/>
          <w:webHidden/>
        </w:rPr>
        <w:fldChar w:fldCharType="separate"/>
      </w:r>
      <w:ins w:id="58" w:author="megacatia@hotmail.com" w:date="2017-12-04T19:38:00Z">
        <w:r w:rsidR="00820154">
          <w:rPr>
            <w:noProof/>
            <w:webHidden/>
          </w:rPr>
          <w:t>10</w:t>
        </w:r>
      </w:ins>
      <w:ins w:id="59" w:author="megacatia@hotmail.com" w:date="2017-12-04T18:18:00Z">
        <w:r>
          <w:rPr>
            <w:noProof/>
            <w:webHidden/>
          </w:rPr>
          <w:fldChar w:fldCharType="end"/>
        </w:r>
        <w:r w:rsidRPr="00030CD6">
          <w:rPr>
            <w:rStyle w:val="Hyperlink"/>
            <w:noProof/>
          </w:rPr>
          <w:fldChar w:fldCharType="end"/>
        </w:r>
      </w:ins>
    </w:p>
    <w:p w14:paraId="7DC86F96" w14:textId="2230E396" w:rsidR="00AB195C" w:rsidRDefault="00AB195C">
      <w:pPr>
        <w:pStyle w:val="Sumrio2"/>
        <w:tabs>
          <w:tab w:val="left" w:pos="960"/>
          <w:tab w:val="right" w:pos="9062"/>
        </w:tabs>
        <w:rPr>
          <w:ins w:id="60" w:author="megacatia@hotmail.com" w:date="2017-12-04T18:18:00Z"/>
          <w:rFonts w:asciiTheme="minorHAnsi" w:eastAsiaTheme="minorEastAsia" w:hAnsiTheme="minorHAnsi" w:cstheme="minorBidi"/>
          <w:noProof/>
          <w:sz w:val="22"/>
          <w:szCs w:val="22"/>
        </w:rPr>
      </w:pPr>
      <w:ins w:id="61" w:author="megacatia@hotmail.com" w:date="2017-12-04T18:18:00Z">
        <w:r w:rsidRPr="00030CD6">
          <w:rPr>
            <w:rStyle w:val="Hyperlink"/>
            <w:noProof/>
          </w:rPr>
          <w:fldChar w:fldCharType="begin"/>
        </w:r>
        <w:r w:rsidRPr="00030CD6">
          <w:rPr>
            <w:rStyle w:val="Hyperlink"/>
            <w:noProof/>
          </w:rPr>
          <w:instrText xml:space="preserve"> </w:instrText>
        </w:r>
        <w:r>
          <w:rPr>
            <w:noProof/>
          </w:rPr>
          <w:instrText>HYPERLINK \l "_Toc500174833"</w:instrText>
        </w:r>
        <w:r w:rsidRPr="00030CD6">
          <w:rPr>
            <w:rStyle w:val="Hyperlink"/>
            <w:noProof/>
          </w:rPr>
          <w:instrText xml:space="preserve"> </w:instrText>
        </w:r>
        <w:r w:rsidRPr="00030CD6">
          <w:rPr>
            <w:rStyle w:val="Hyperlink"/>
            <w:noProof/>
          </w:rPr>
        </w:r>
        <w:r w:rsidRPr="00030CD6">
          <w:rPr>
            <w:rStyle w:val="Hyperlink"/>
            <w:noProof/>
          </w:rPr>
          <w:fldChar w:fldCharType="separate"/>
        </w:r>
        <w:r w:rsidRPr="00030CD6">
          <w:rPr>
            <w:rStyle w:val="Hyperlink"/>
            <w:noProof/>
          </w:rPr>
          <w:t>2.2</w:t>
        </w:r>
        <w:r>
          <w:rPr>
            <w:rFonts w:asciiTheme="minorHAnsi" w:eastAsiaTheme="minorEastAsia" w:hAnsiTheme="minorHAnsi" w:cstheme="minorBidi"/>
            <w:noProof/>
            <w:sz w:val="22"/>
            <w:szCs w:val="22"/>
          </w:rPr>
          <w:tab/>
        </w:r>
        <w:r w:rsidRPr="00030CD6">
          <w:rPr>
            <w:rStyle w:val="Hyperlink"/>
            <w:noProof/>
          </w:rPr>
          <w:t>Simulador Solar</w:t>
        </w:r>
        <w:r>
          <w:rPr>
            <w:noProof/>
            <w:webHidden/>
          </w:rPr>
          <w:tab/>
        </w:r>
        <w:r>
          <w:rPr>
            <w:noProof/>
            <w:webHidden/>
          </w:rPr>
          <w:fldChar w:fldCharType="begin"/>
        </w:r>
        <w:r>
          <w:rPr>
            <w:noProof/>
            <w:webHidden/>
          </w:rPr>
          <w:instrText xml:space="preserve"> PAGEREF _Toc500174833 \h </w:instrText>
        </w:r>
        <w:r>
          <w:rPr>
            <w:noProof/>
            <w:webHidden/>
          </w:rPr>
        </w:r>
      </w:ins>
      <w:r>
        <w:rPr>
          <w:noProof/>
          <w:webHidden/>
        </w:rPr>
        <w:fldChar w:fldCharType="separate"/>
      </w:r>
      <w:ins w:id="62" w:author="megacatia@hotmail.com" w:date="2017-12-04T19:38:00Z">
        <w:r w:rsidR="00820154">
          <w:rPr>
            <w:noProof/>
            <w:webHidden/>
          </w:rPr>
          <w:t>10</w:t>
        </w:r>
      </w:ins>
      <w:ins w:id="63" w:author="megacatia@hotmail.com" w:date="2017-12-04T18:18:00Z">
        <w:r>
          <w:rPr>
            <w:noProof/>
            <w:webHidden/>
          </w:rPr>
          <w:fldChar w:fldCharType="end"/>
        </w:r>
        <w:r w:rsidRPr="00030CD6">
          <w:rPr>
            <w:rStyle w:val="Hyperlink"/>
            <w:noProof/>
          </w:rPr>
          <w:fldChar w:fldCharType="end"/>
        </w:r>
      </w:ins>
    </w:p>
    <w:p w14:paraId="0D6DC4A2" w14:textId="7EEDD540" w:rsidR="00AB195C" w:rsidRDefault="00AB195C">
      <w:pPr>
        <w:pStyle w:val="Sumrio3"/>
        <w:tabs>
          <w:tab w:val="left" w:pos="1200"/>
          <w:tab w:val="right" w:pos="9062"/>
        </w:tabs>
        <w:rPr>
          <w:ins w:id="64" w:author="megacatia@hotmail.com" w:date="2017-12-04T18:18:00Z"/>
          <w:rFonts w:asciiTheme="minorHAnsi" w:eastAsiaTheme="minorEastAsia" w:hAnsiTheme="minorHAnsi" w:cstheme="minorBidi"/>
          <w:noProof/>
          <w:sz w:val="22"/>
          <w:szCs w:val="22"/>
        </w:rPr>
      </w:pPr>
      <w:ins w:id="65" w:author="megacatia@hotmail.com" w:date="2017-12-04T18:18:00Z">
        <w:r w:rsidRPr="00030CD6">
          <w:rPr>
            <w:rStyle w:val="Hyperlink"/>
            <w:noProof/>
          </w:rPr>
          <w:fldChar w:fldCharType="begin"/>
        </w:r>
        <w:r w:rsidRPr="00030CD6">
          <w:rPr>
            <w:rStyle w:val="Hyperlink"/>
            <w:noProof/>
          </w:rPr>
          <w:instrText xml:space="preserve"> </w:instrText>
        </w:r>
        <w:r>
          <w:rPr>
            <w:noProof/>
          </w:rPr>
          <w:instrText>HYPERLINK \l "_Toc500174834"</w:instrText>
        </w:r>
        <w:r w:rsidRPr="00030CD6">
          <w:rPr>
            <w:rStyle w:val="Hyperlink"/>
            <w:noProof/>
          </w:rPr>
          <w:instrText xml:space="preserve"> </w:instrText>
        </w:r>
        <w:r w:rsidRPr="00030CD6">
          <w:rPr>
            <w:rStyle w:val="Hyperlink"/>
            <w:noProof/>
          </w:rPr>
        </w:r>
        <w:r w:rsidRPr="00030CD6">
          <w:rPr>
            <w:rStyle w:val="Hyperlink"/>
            <w:noProof/>
          </w:rPr>
          <w:fldChar w:fldCharType="separate"/>
        </w:r>
        <w:r w:rsidRPr="00030CD6">
          <w:rPr>
            <w:rStyle w:val="Hyperlink"/>
            <w:noProof/>
          </w:rPr>
          <w:t>2.2.1</w:t>
        </w:r>
        <w:r>
          <w:rPr>
            <w:rFonts w:asciiTheme="minorHAnsi" w:eastAsiaTheme="minorEastAsia" w:hAnsiTheme="minorHAnsi" w:cstheme="minorBidi"/>
            <w:noProof/>
            <w:sz w:val="22"/>
            <w:szCs w:val="22"/>
          </w:rPr>
          <w:tab/>
        </w:r>
        <w:r w:rsidRPr="00030CD6">
          <w:rPr>
            <w:rStyle w:val="Hyperlink"/>
            <w:noProof/>
          </w:rPr>
          <w:t>Módulos de Aquisição</w:t>
        </w:r>
        <w:r>
          <w:rPr>
            <w:noProof/>
            <w:webHidden/>
          </w:rPr>
          <w:tab/>
        </w:r>
        <w:r>
          <w:rPr>
            <w:noProof/>
            <w:webHidden/>
          </w:rPr>
          <w:fldChar w:fldCharType="begin"/>
        </w:r>
        <w:r>
          <w:rPr>
            <w:noProof/>
            <w:webHidden/>
          </w:rPr>
          <w:instrText xml:space="preserve"> PAGEREF _Toc500174834 \h </w:instrText>
        </w:r>
        <w:r>
          <w:rPr>
            <w:noProof/>
            <w:webHidden/>
          </w:rPr>
        </w:r>
      </w:ins>
      <w:r>
        <w:rPr>
          <w:noProof/>
          <w:webHidden/>
        </w:rPr>
        <w:fldChar w:fldCharType="separate"/>
      </w:r>
      <w:ins w:id="66" w:author="megacatia@hotmail.com" w:date="2017-12-04T19:38:00Z">
        <w:r w:rsidR="00820154">
          <w:rPr>
            <w:noProof/>
            <w:webHidden/>
          </w:rPr>
          <w:t>11</w:t>
        </w:r>
      </w:ins>
      <w:ins w:id="67" w:author="megacatia@hotmail.com" w:date="2017-12-04T18:18:00Z">
        <w:r>
          <w:rPr>
            <w:noProof/>
            <w:webHidden/>
          </w:rPr>
          <w:fldChar w:fldCharType="end"/>
        </w:r>
        <w:r w:rsidRPr="00030CD6">
          <w:rPr>
            <w:rStyle w:val="Hyperlink"/>
            <w:noProof/>
          </w:rPr>
          <w:fldChar w:fldCharType="end"/>
        </w:r>
      </w:ins>
    </w:p>
    <w:p w14:paraId="471D2722" w14:textId="76896E28" w:rsidR="00AB195C" w:rsidRDefault="00AB195C">
      <w:pPr>
        <w:pStyle w:val="Sumrio2"/>
        <w:tabs>
          <w:tab w:val="left" w:pos="960"/>
          <w:tab w:val="right" w:pos="9062"/>
        </w:tabs>
        <w:rPr>
          <w:ins w:id="68" w:author="megacatia@hotmail.com" w:date="2017-12-04T18:18:00Z"/>
          <w:rFonts w:asciiTheme="minorHAnsi" w:eastAsiaTheme="minorEastAsia" w:hAnsiTheme="minorHAnsi" w:cstheme="minorBidi"/>
          <w:noProof/>
          <w:sz w:val="22"/>
          <w:szCs w:val="22"/>
        </w:rPr>
      </w:pPr>
      <w:ins w:id="69" w:author="megacatia@hotmail.com" w:date="2017-12-04T18:18:00Z">
        <w:r w:rsidRPr="00030CD6">
          <w:rPr>
            <w:rStyle w:val="Hyperlink"/>
            <w:noProof/>
          </w:rPr>
          <w:fldChar w:fldCharType="begin"/>
        </w:r>
        <w:r w:rsidRPr="00030CD6">
          <w:rPr>
            <w:rStyle w:val="Hyperlink"/>
            <w:noProof/>
          </w:rPr>
          <w:instrText xml:space="preserve"> </w:instrText>
        </w:r>
        <w:r>
          <w:rPr>
            <w:noProof/>
          </w:rPr>
          <w:instrText>HYPERLINK \l "_Toc500174835"</w:instrText>
        </w:r>
        <w:r w:rsidRPr="00030CD6">
          <w:rPr>
            <w:rStyle w:val="Hyperlink"/>
            <w:noProof/>
          </w:rPr>
          <w:instrText xml:space="preserve"> </w:instrText>
        </w:r>
        <w:r w:rsidRPr="00030CD6">
          <w:rPr>
            <w:rStyle w:val="Hyperlink"/>
            <w:noProof/>
          </w:rPr>
        </w:r>
        <w:r w:rsidRPr="00030CD6">
          <w:rPr>
            <w:rStyle w:val="Hyperlink"/>
            <w:noProof/>
          </w:rPr>
          <w:fldChar w:fldCharType="separate"/>
        </w:r>
        <w:r w:rsidRPr="00030CD6">
          <w:rPr>
            <w:rStyle w:val="Hyperlink"/>
            <w:noProof/>
          </w:rPr>
          <w:t>2.3</w:t>
        </w:r>
        <w:r>
          <w:rPr>
            <w:rFonts w:asciiTheme="minorHAnsi" w:eastAsiaTheme="minorEastAsia" w:hAnsiTheme="minorHAnsi" w:cstheme="minorBidi"/>
            <w:noProof/>
            <w:sz w:val="22"/>
            <w:szCs w:val="22"/>
          </w:rPr>
          <w:tab/>
        </w:r>
        <w:r w:rsidRPr="00030CD6">
          <w:rPr>
            <w:rStyle w:val="Hyperlink"/>
            <w:noProof/>
          </w:rPr>
          <w:t>Tecnologias Utilizadas no desenvolvimento</w:t>
        </w:r>
        <w:r>
          <w:rPr>
            <w:noProof/>
            <w:webHidden/>
          </w:rPr>
          <w:tab/>
        </w:r>
        <w:r>
          <w:rPr>
            <w:noProof/>
            <w:webHidden/>
          </w:rPr>
          <w:fldChar w:fldCharType="begin"/>
        </w:r>
        <w:r>
          <w:rPr>
            <w:noProof/>
            <w:webHidden/>
          </w:rPr>
          <w:instrText xml:space="preserve"> PAGEREF _Toc500174835 \h </w:instrText>
        </w:r>
        <w:r>
          <w:rPr>
            <w:noProof/>
            <w:webHidden/>
          </w:rPr>
        </w:r>
      </w:ins>
      <w:r>
        <w:rPr>
          <w:noProof/>
          <w:webHidden/>
        </w:rPr>
        <w:fldChar w:fldCharType="separate"/>
      </w:r>
      <w:ins w:id="70" w:author="megacatia@hotmail.com" w:date="2017-12-04T19:38:00Z">
        <w:r w:rsidR="00820154">
          <w:rPr>
            <w:noProof/>
            <w:webHidden/>
          </w:rPr>
          <w:t>12</w:t>
        </w:r>
      </w:ins>
      <w:ins w:id="71" w:author="megacatia@hotmail.com" w:date="2017-12-04T18:18:00Z">
        <w:r>
          <w:rPr>
            <w:noProof/>
            <w:webHidden/>
          </w:rPr>
          <w:fldChar w:fldCharType="end"/>
        </w:r>
        <w:r w:rsidRPr="00030CD6">
          <w:rPr>
            <w:rStyle w:val="Hyperlink"/>
            <w:noProof/>
          </w:rPr>
          <w:fldChar w:fldCharType="end"/>
        </w:r>
      </w:ins>
    </w:p>
    <w:p w14:paraId="44732A9A" w14:textId="5DE63659" w:rsidR="00AB195C" w:rsidRDefault="00AB195C">
      <w:pPr>
        <w:pStyle w:val="Sumrio3"/>
        <w:tabs>
          <w:tab w:val="left" w:pos="1200"/>
          <w:tab w:val="right" w:pos="9062"/>
        </w:tabs>
        <w:rPr>
          <w:ins w:id="72" w:author="megacatia@hotmail.com" w:date="2017-12-04T18:18:00Z"/>
          <w:rFonts w:asciiTheme="minorHAnsi" w:eastAsiaTheme="minorEastAsia" w:hAnsiTheme="minorHAnsi" w:cstheme="minorBidi"/>
          <w:noProof/>
          <w:sz w:val="22"/>
          <w:szCs w:val="22"/>
        </w:rPr>
      </w:pPr>
      <w:ins w:id="73" w:author="megacatia@hotmail.com" w:date="2017-12-04T18:18:00Z">
        <w:r w:rsidRPr="00030CD6">
          <w:rPr>
            <w:rStyle w:val="Hyperlink"/>
            <w:noProof/>
          </w:rPr>
          <w:fldChar w:fldCharType="begin"/>
        </w:r>
        <w:r w:rsidRPr="00030CD6">
          <w:rPr>
            <w:rStyle w:val="Hyperlink"/>
            <w:noProof/>
          </w:rPr>
          <w:instrText xml:space="preserve"> </w:instrText>
        </w:r>
        <w:r>
          <w:rPr>
            <w:noProof/>
          </w:rPr>
          <w:instrText>HYPERLINK \l "_Toc500174836"</w:instrText>
        </w:r>
        <w:r w:rsidRPr="00030CD6">
          <w:rPr>
            <w:rStyle w:val="Hyperlink"/>
            <w:noProof/>
          </w:rPr>
          <w:instrText xml:space="preserve"> </w:instrText>
        </w:r>
        <w:r w:rsidRPr="00030CD6">
          <w:rPr>
            <w:rStyle w:val="Hyperlink"/>
            <w:noProof/>
          </w:rPr>
        </w:r>
        <w:r w:rsidRPr="00030CD6">
          <w:rPr>
            <w:rStyle w:val="Hyperlink"/>
            <w:noProof/>
          </w:rPr>
          <w:fldChar w:fldCharType="separate"/>
        </w:r>
        <w:r w:rsidRPr="00030CD6">
          <w:rPr>
            <w:rStyle w:val="Hyperlink"/>
            <w:noProof/>
          </w:rPr>
          <w:t>2.3.1</w:t>
        </w:r>
        <w:r>
          <w:rPr>
            <w:rFonts w:asciiTheme="minorHAnsi" w:eastAsiaTheme="minorEastAsia" w:hAnsiTheme="minorHAnsi" w:cstheme="minorBidi"/>
            <w:noProof/>
            <w:sz w:val="22"/>
            <w:szCs w:val="22"/>
          </w:rPr>
          <w:tab/>
        </w:r>
        <w:r w:rsidRPr="00030CD6">
          <w:rPr>
            <w:rStyle w:val="Hyperlink"/>
            <w:noProof/>
          </w:rPr>
          <w:t>LabVIEW</w:t>
        </w:r>
        <w:r>
          <w:rPr>
            <w:noProof/>
            <w:webHidden/>
          </w:rPr>
          <w:tab/>
        </w:r>
        <w:r>
          <w:rPr>
            <w:noProof/>
            <w:webHidden/>
          </w:rPr>
          <w:fldChar w:fldCharType="begin"/>
        </w:r>
        <w:r>
          <w:rPr>
            <w:noProof/>
            <w:webHidden/>
          </w:rPr>
          <w:instrText xml:space="preserve"> PAGEREF _Toc500174836 \h </w:instrText>
        </w:r>
        <w:r>
          <w:rPr>
            <w:noProof/>
            <w:webHidden/>
          </w:rPr>
        </w:r>
      </w:ins>
      <w:r>
        <w:rPr>
          <w:noProof/>
          <w:webHidden/>
        </w:rPr>
        <w:fldChar w:fldCharType="separate"/>
      </w:r>
      <w:ins w:id="74" w:author="megacatia@hotmail.com" w:date="2017-12-04T19:38:00Z">
        <w:r w:rsidR="00820154">
          <w:rPr>
            <w:noProof/>
            <w:webHidden/>
          </w:rPr>
          <w:t>12</w:t>
        </w:r>
      </w:ins>
      <w:ins w:id="75" w:author="megacatia@hotmail.com" w:date="2017-12-04T18:18:00Z">
        <w:r>
          <w:rPr>
            <w:noProof/>
            <w:webHidden/>
          </w:rPr>
          <w:fldChar w:fldCharType="end"/>
        </w:r>
        <w:r w:rsidRPr="00030CD6">
          <w:rPr>
            <w:rStyle w:val="Hyperlink"/>
            <w:noProof/>
          </w:rPr>
          <w:fldChar w:fldCharType="end"/>
        </w:r>
      </w:ins>
    </w:p>
    <w:p w14:paraId="11363B54" w14:textId="53A53981" w:rsidR="00AB195C" w:rsidRDefault="00AB195C">
      <w:pPr>
        <w:pStyle w:val="Sumrio3"/>
        <w:tabs>
          <w:tab w:val="left" w:pos="1200"/>
          <w:tab w:val="right" w:pos="9062"/>
        </w:tabs>
        <w:rPr>
          <w:ins w:id="76" w:author="megacatia@hotmail.com" w:date="2017-12-04T18:18:00Z"/>
          <w:rFonts w:asciiTheme="minorHAnsi" w:eastAsiaTheme="minorEastAsia" w:hAnsiTheme="minorHAnsi" w:cstheme="minorBidi"/>
          <w:noProof/>
          <w:sz w:val="22"/>
          <w:szCs w:val="22"/>
        </w:rPr>
      </w:pPr>
      <w:ins w:id="77" w:author="megacatia@hotmail.com" w:date="2017-12-04T18:18:00Z">
        <w:r w:rsidRPr="00030CD6">
          <w:rPr>
            <w:rStyle w:val="Hyperlink"/>
            <w:noProof/>
          </w:rPr>
          <w:fldChar w:fldCharType="begin"/>
        </w:r>
        <w:r w:rsidRPr="00030CD6">
          <w:rPr>
            <w:rStyle w:val="Hyperlink"/>
            <w:noProof/>
          </w:rPr>
          <w:instrText xml:space="preserve"> </w:instrText>
        </w:r>
        <w:r>
          <w:rPr>
            <w:noProof/>
          </w:rPr>
          <w:instrText>HYPERLINK \l "_Toc500174837"</w:instrText>
        </w:r>
        <w:r w:rsidRPr="00030CD6">
          <w:rPr>
            <w:rStyle w:val="Hyperlink"/>
            <w:noProof/>
          </w:rPr>
          <w:instrText xml:space="preserve"> </w:instrText>
        </w:r>
        <w:r w:rsidRPr="00030CD6">
          <w:rPr>
            <w:rStyle w:val="Hyperlink"/>
            <w:noProof/>
          </w:rPr>
        </w:r>
        <w:r w:rsidRPr="00030CD6">
          <w:rPr>
            <w:rStyle w:val="Hyperlink"/>
            <w:noProof/>
          </w:rPr>
          <w:fldChar w:fldCharType="separate"/>
        </w:r>
        <w:r w:rsidRPr="00030CD6">
          <w:rPr>
            <w:rStyle w:val="Hyperlink"/>
            <w:noProof/>
          </w:rPr>
          <w:t>2.3.2</w:t>
        </w:r>
        <w:r>
          <w:rPr>
            <w:rFonts w:asciiTheme="minorHAnsi" w:eastAsiaTheme="minorEastAsia" w:hAnsiTheme="minorHAnsi" w:cstheme="minorBidi"/>
            <w:noProof/>
            <w:sz w:val="22"/>
            <w:szCs w:val="22"/>
          </w:rPr>
          <w:tab/>
        </w:r>
        <w:r w:rsidRPr="00030CD6">
          <w:rPr>
            <w:rStyle w:val="Hyperlink"/>
            <w:noProof/>
          </w:rPr>
          <w:t>Linguagem C</w:t>
        </w:r>
        <w:r>
          <w:rPr>
            <w:noProof/>
            <w:webHidden/>
          </w:rPr>
          <w:tab/>
        </w:r>
        <w:r>
          <w:rPr>
            <w:noProof/>
            <w:webHidden/>
          </w:rPr>
          <w:fldChar w:fldCharType="begin"/>
        </w:r>
        <w:r>
          <w:rPr>
            <w:noProof/>
            <w:webHidden/>
          </w:rPr>
          <w:instrText xml:space="preserve"> PAGEREF _Toc500174837 \h </w:instrText>
        </w:r>
        <w:r>
          <w:rPr>
            <w:noProof/>
            <w:webHidden/>
          </w:rPr>
        </w:r>
      </w:ins>
      <w:r>
        <w:rPr>
          <w:noProof/>
          <w:webHidden/>
        </w:rPr>
        <w:fldChar w:fldCharType="separate"/>
      </w:r>
      <w:ins w:id="78" w:author="megacatia@hotmail.com" w:date="2017-12-04T19:38:00Z">
        <w:r w:rsidR="00820154">
          <w:rPr>
            <w:noProof/>
            <w:webHidden/>
          </w:rPr>
          <w:t>12</w:t>
        </w:r>
      </w:ins>
      <w:ins w:id="79" w:author="megacatia@hotmail.com" w:date="2017-12-04T18:18:00Z">
        <w:r>
          <w:rPr>
            <w:noProof/>
            <w:webHidden/>
          </w:rPr>
          <w:fldChar w:fldCharType="end"/>
        </w:r>
        <w:r w:rsidRPr="00030CD6">
          <w:rPr>
            <w:rStyle w:val="Hyperlink"/>
            <w:noProof/>
          </w:rPr>
          <w:fldChar w:fldCharType="end"/>
        </w:r>
      </w:ins>
    </w:p>
    <w:p w14:paraId="688EAFC6" w14:textId="6D330E46" w:rsidR="00AB195C" w:rsidRDefault="00AB195C">
      <w:pPr>
        <w:pStyle w:val="Sumrio2"/>
        <w:tabs>
          <w:tab w:val="left" w:pos="960"/>
          <w:tab w:val="right" w:pos="9062"/>
        </w:tabs>
        <w:rPr>
          <w:ins w:id="80" w:author="megacatia@hotmail.com" w:date="2017-12-04T18:18:00Z"/>
          <w:rFonts w:asciiTheme="minorHAnsi" w:eastAsiaTheme="minorEastAsia" w:hAnsiTheme="minorHAnsi" w:cstheme="minorBidi"/>
          <w:noProof/>
          <w:sz w:val="22"/>
          <w:szCs w:val="22"/>
        </w:rPr>
      </w:pPr>
      <w:ins w:id="81" w:author="megacatia@hotmail.com" w:date="2017-12-04T18:18:00Z">
        <w:r w:rsidRPr="00030CD6">
          <w:rPr>
            <w:rStyle w:val="Hyperlink"/>
            <w:noProof/>
          </w:rPr>
          <w:fldChar w:fldCharType="begin"/>
        </w:r>
        <w:r w:rsidRPr="00030CD6">
          <w:rPr>
            <w:rStyle w:val="Hyperlink"/>
            <w:noProof/>
          </w:rPr>
          <w:instrText xml:space="preserve"> </w:instrText>
        </w:r>
        <w:r>
          <w:rPr>
            <w:noProof/>
          </w:rPr>
          <w:instrText>HYPERLINK \l "_Toc500174838"</w:instrText>
        </w:r>
        <w:r w:rsidRPr="00030CD6">
          <w:rPr>
            <w:rStyle w:val="Hyperlink"/>
            <w:noProof/>
          </w:rPr>
          <w:instrText xml:space="preserve"> </w:instrText>
        </w:r>
        <w:r w:rsidRPr="00030CD6">
          <w:rPr>
            <w:rStyle w:val="Hyperlink"/>
            <w:noProof/>
          </w:rPr>
        </w:r>
        <w:r w:rsidRPr="00030CD6">
          <w:rPr>
            <w:rStyle w:val="Hyperlink"/>
            <w:noProof/>
          </w:rPr>
          <w:fldChar w:fldCharType="separate"/>
        </w:r>
        <w:r w:rsidRPr="00030CD6">
          <w:rPr>
            <w:rStyle w:val="Hyperlink"/>
            <w:noProof/>
          </w:rPr>
          <w:t>2.4</w:t>
        </w:r>
        <w:r>
          <w:rPr>
            <w:rFonts w:asciiTheme="minorHAnsi" w:eastAsiaTheme="minorEastAsia" w:hAnsiTheme="minorHAnsi" w:cstheme="minorBidi"/>
            <w:noProof/>
            <w:sz w:val="22"/>
            <w:szCs w:val="22"/>
          </w:rPr>
          <w:tab/>
        </w:r>
        <w:r w:rsidRPr="00030CD6">
          <w:rPr>
            <w:rStyle w:val="Hyperlink"/>
            <w:noProof/>
          </w:rPr>
          <w:t>Soluções Existentes</w:t>
        </w:r>
        <w:r>
          <w:rPr>
            <w:noProof/>
            <w:webHidden/>
          </w:rPr>
          <w:tab/>
        </w:r>
        <w:r>
          <w:rPr>
            <w:noProof/>
            <w:webHidden/>
          </w:rPr>
          <w:fldChar w:fldCharType="begin"/>
        </w:r>
        <w:r>
          <w:rPr>
            <w:noProof/>
            <w:webHidden/>
          </w:rPr>
          <w:instrText xml:space="preserve"> PAGEREF _Toc500174838 \h </w:instrText>
        </w:r>
        <w:r>
          <w:rPr>
            <w:noProof/>
            <w:webHidden/>
          </w:rPr>
        </w:r>
      </w:ins>
      <w:r>
        <w:rPr>
          <w:noProof/>
          <w:webHidden/>
        </w:rPr>
        <w:fldChar w:fldCharType="separate"/>
      </w:r>
      <w:ins w:id="82" w:author="megacatia@hotmail.com" w:date="2017-12-04T19:38:00Z">
        <w:r w:rsidR="00820154">
          <w:rPr>
            <w:noProof/>
            <w:webHidden/>
          </w:rPr>
          <w:t>12</w:t>
        </w:r>
      </w:ins>
      <w:ins w:id="83" w:author="megacatia@hotmail.com" w:date="2017-12-04T18:18:00Z">
        <w:r>
          <w:rPr>
            <w:noProof/>
            <w:webHidden/>
          </w:rPr>
          <w:fldChar w:fldCharType="end"/>
        </w:r>
        <w:r w:rsidRPr="00030CD6">
          <w:rPr>
            <w:rStyle w:val="Hyperlink"/>
            <w:noProof/>
          </w:rPr>
          <w:fldChar w:fldCharType="end"/>
        </w:r>
      </w:ins>
    </w:p>
    <w:p w14:paraId="44FA29DA" w14:textId="4D153D4A" w:rsidR="00AB195C" w:rsidRDefault="00AB195C">
      <w:pPr>
        <w:pStyle w:val="Sumrio2"/>
        <w:tabs>
          <w:tab w:val="left" w:pos="960"/>
          <w:tab w:val="right" w:pos="9062"/>
        </w:tabs>
        <w:rPr>
          <w:ins w:id="84" w:author="megacatia@hotmail.com" w:date="2017-12-04T18:18:00Z"/>
          <w:rFonts w:asciiTheme="minorHAnsi" w:eastAsiaTheme="minorEastAsia" w:hAnsiTheme="minorHAnsi" w:cstheme="minorBidi"/>
          <w:noProof/>
          <w:sz w:val="22"/>
          <w:szCs w:val="22"/>
        </w:rPr>
      </w:pPr>
      <w:ins w:id="85" w:author="megacatia@hotmail.com" w:date="2017-12-04T18:18:00Z">
        <w:r w:rsidRPr="00030CD6">
          <w:rPr>
            <w:rStyle w:val="Hyperlink"/>
            <w:noProof/>
          </w:rPr>
          <w:fldChar w:fldCharType="begin"/>
        </w:r>
        <w:r w:rsidRPr="00030CD6">
          <w:rPr>
            <w:rStyle w:val="Hyperlink"/>
            <w:noProof/>
          </w:rPr>
          <w:instrText xml:space="preserve"> </w:instrText>
        </w:r>
        <w:r>
          <w:rPr>
            <w:noProof/>
          </w:rPr>
          <w:instrText>HYPERLINK \l "_Toc500174839"</w:instrText>
        </w:r>
        <w:r w:rsidRPr="00030CD6">
          <w:rPr>
            <w:rStyle w:val="Hyperlink"/>
            <w:noProof/>
          </w:rPr>
          <w:instrText xml:space="preserve"> </w:instrText>
        </w:r>
        <w:r w:rsidRPr="00030CD6">
          <w:rPr>
            <w:rStyle w:val="Hyperlink"/>
            <w:noProof/>
          </w:rPr>
        </w:r>
        <w:r w:rsidRPr="00030CD6">
          <w:rPr>
            <w:rStyle w:val="Hyperlink"/>
            <w:noProof/>
          </w:rPr>
          <w:fldChar w:fldCharType="separate"/>
        </w:r>
        <w:r w:rsidRPr="00030CD6">
          <w:rPr>
            <w:rStyle w:val="Hyperlink"/>
            <w:noProof/>
          </w:rPr>
          <w:t>2.5</w:t>
        </w:r>
        <w:r>
          <w:rPr>
            <w:rFonts w:asciiTheme="minorHAnsi" w:eastAsiaTheme="minorEastAsia" w:hAnsiTheme="minorHAnsi" w:cstheme="minorBidi"/>
            <w:noProof/>
            <w:sz w:val="22"/>
            <w:szCs w:val="22"/>
          </w:rPr>
          <w:tab/>
        </w:r>
        <w:r w:rsidRPr="00030CD6">
          <w:rPr>
            <w:rStyle w:val="Hyperlink"/>
            <w:noProof/>
          </w:rPr>
          <w:t>Levantamento de Requisitos</w:t>
        </w:r>
        <w:r>
          <w:rPr>
            <w:noProof/>
            <w:webHidden/>
          </w:rPr>
          <w:tab/>
        </w:r>
        <w:r>
          <w:rPr>
            <w:noProof/>
            <w:webHidden/>
          </w:rPr>
          <w:fldChar w:fldCharType="begin"/>
        </w:r>
        <w:r>
          <w:rPr>
            <w:noProof/>
            <w:webHidden/>
          </w:rPr>
          <w:instrText xml:space="preserve"> PAGEREF _Toc500174839 \h </w:instrText>
        </w:r>
        <w:r>
          <w:rPr>
            <w:noProof/>
            <w:webHidden/>
          </w:rPr>
        </w:r>
      </w:ins>
      <w:r>
        <w:rPr>
          <w:noProof/>
          <w:webHidden/>
        </w:rPr>
        <w:fldChar w:fldCharType="separate"/>
      </w:r>
      <w:ins w:id="86" w:author="megacatia@hotmail.com" w:date="2017-12-04T19:38:00Z">
        <w:r w:rsidR="00820154">
          <w:rPr>
            <w:noProof/>
            <w:webHidden/>
          </w:rPr>
          <w:t>13</w:t>
        </w:r>
      </w:ins>
      <w:ins w:id="87" w:author="megacatia@hotmail.com" w:date="2017-12-04T18:18:00Z">
        <w:r>
          <w:rPr>
            <w:noProof/>
            <w:webHidden/>
          </w:rPr>
          <w:fldChar w:fldCharType="end"/>
        </w:r>
        <w:r w:rsidRPr="00030CD6">
          <w:rPr>
            <w:rStyle w:val="Hyperlink"/>
            <w:noProof/>
          </w:rPr>
          <w:fldChar w:fldCharType="end"/>
        </w:r>
      </w:ins>
    </w:p>
    <w:p w14:paraId="4C2471C0" w14:textId="36E8C31D" w:rsidR="00AB195C" w:rsidRDefault="00AB195C">
      <w:pPr>
        <w:pStyle w:val="Sumrio3"/>
        <w:tabs>
          <w:tab w:val="left" w:pos="1200"/>
          <w:tab w:val="right" w:pos="9062"/>
        </w:tabs>
        <w:rPr>
          <w:ins w:id="88" w:author="megacatia@hotmail.com" w:date="2017-12-04T18:18:00Z"/>
          <w:rFonts w:asciiTheme="minorHAnsi" w:eastAsiaTheme="minorEastAsia" w:hAnsiTheme="minorHAnsi" w:cstheme="minorBidi"/>
          <w:noProof/>
          <w:sz w:val="22"/>
          <w:szCs w:val="22"/>
        </w:rPr>
      </w:pPr>
      <w:ins w:id="89" w:author="megacatia@hotmail.com" w:date="2017-12-04T18:18:00Z">
        <w:r w:rsidRPr="00030CD6">
          <w:rPr>
            <w:rStyle w:val="Hyperlink"/>
            <w:noProof/>
          </w:rPr>
          <w:fldChar w:fldCharType="begin"/>
        </w:r>
        <w:r w:rsidRPr="00030CD6">
          <w:rPr>
            <w:rStyle w:val="Hyperlink"/>
            <w:noProof/>
          </w:rPr>
          <w:instrText xml:space="preserve"> </w:instrText>
        </w:r>
        <w:r>
          <w:rPr>
            <w:noProof/>
          </w:rPr>
          <w:instrText>HYPERLINK \l "_Toc500174840"</w:instrText>
        </w:r>
        <w:r w:rsidRPr="00030CD6">
          <w:rPr>
            <w:rStyle w:val="Hyperlink"/>
            <w:noProof/>
          </w:rPr>
          <w:instrText xml:space="preserve"> </w:instrText>
        </w:r>
        <w:r w:rsidRPr="00030CD6">
          <w:rPr>
            <w:rStyle w:val="Hyperlink"/>
            <w:noProof/>
          </w:rPr>
        </w:r>
        <w:r w:rsidRPr="00030CD6">
          <w:rPr>
            <w:rStyle w:val="Hyperlink"/>
            <w:noProof/>
          </w:rPr>
          <w:fldChar w:fldCharType="separate"/>
        </w:r>
        <w:r w:rsidRPr="00030CD6">
          <w:rPr>
            <w:rStyle w:val="Hyperlink"/>
            <w:noProof/>
          </w:rPr>
          <w:t>2.5.1</w:t>
        </w:r>
        <w:r>
          <w:rPr>
            <w:rFonts w:asciiTheme="minorHAnsi" w:eastAsiaTheme="minorEastAsia" w:hAnsiTheme="minorHAnsi" w:cstheme="minorBidi"/>
            <w:noProof/>
            <w:sz w:val="22"/>
            <w:szCs w:val="22"/>
          </w:rPr>
          <w:tab/>
        </w:r>
        <w:r w:rsidRPr="00030CD6">
          <w:rPr>
            <w:rStyle w:val="Hyperlink"/>
            <w:noProof/>
          </w:rPr>
          <w:t>Metodologia Utilizada</w:t>
        </w:r>
        <w:r>
          <w:rPr>
            <w:noProof/>
            <w:webHidden/>
          </w:rPr>
          <w:tab/>
        </w:r>
        <w:r>
          <w:rPr>
            <w:noProof/>
            <w:webHidden/>
          </w:rPr>
          <w:fldChar w:fldCharType="begin"/>
        </w:r>
        <w:r>
          <w:rPr>
            <w:noProof/>
            <w:webHidden/>
          </w:rPr>
          <w:instrText xml:space="preserve"> PAGEREF _Toc500174840 \h </w:instrText>
        </w:r>
        <w:r>
          <w:rPr>
            <w:noProof/>
            <w:webHidden/>
          </w:rPr>
        </w:r>
      </w:ins>
      <w:r>
        <w:rPr>
          <w:noProof/>
          <w:webHidden/>
        </w:rPr>
        <w:fldChar w:fldCharType="separate"/>
      </w:r>
      <w:ins w:id="90" w:author="megacatia@hotmail.com" w:date="2017-12-04T19:38:00Z">
        <w:r w:rsidR="00820154">
          <w:rPr>
            <w:noProof/>
            <w:webHidden/>
          </w:rPr>
          <w:t>13</w:t>
        </w:r>
      </w:ins>
      <w:ins w:id="91" w:author="megacatia@hotmail.com" w:date="2017-12-04T18:18:00Z">
        <w:r>
          <w:rPr>
            <w:noProof/>
            <w:webHidden/>
          </w:rPr>
          <w:fldChar w:fldCharType="end"/>
        </w:r>
        <w:r w:rsidRPr="00030CD6">
          <w:rPr>
            <w:rStyle w:val="Hyperlink"/>
            <w:noProof/>
          </w:rPr>
          <w:fldChar w:fldCharType="end"/>
        </w:r>
      </w:ins>
    </w:p>
    <w:p w14:paraId="2D2CBF9F" w14:textId="6D9E6F24" w:rsidR="00AB195C" w:rsidRDefault="00AB195C">
      <w:pPr>
        <w:pStyle w:val="Sumrio3"/>
        <w:tabs>
          <w:tab w:val="left" w:pos="1200"/>
          <w:tab w:val="right" w:pos="9062"/>
        </w:tabs>
        <w:rPr>
          <w:ins w:id="92" w:author="megacatia@hotmail.com" w:date="2017-12-04T18:18:00Z"/>
          <w:rFonts w:asciiTheme="minorHAnsi" w:eastAsiaTheme="minorEastAsia" w:hAnsiTheme="minorHAnsi" w:cstheme="minorBidi"/>
          <w:noProof/>
          <w:sz w:val="22"/>
          <w:szCs w:val="22"/>
        </w:rPr>
      </w:pPr>
      <w:ins w:id="93" w:author="megacatia@hotmail.com" w:date="2017-12-04T18:18:00Z">
        <w:r w:rsidRPr="00030CD6">
          <w:rPr>
            <w:rStyle w:val="Hyperlink"/>
            <w:noProof/>
          </w:rPr>
          <w:fldChar w:fldCharType="begin"/>
        </w:r>
        <w:r w:rsidRPr="00030CD6">
          <w:rPr>
            <w:rStyle w:val="Hyperlink"/>
            <w:noProof/>
          </w:rPr>
          <w:instrText xml:space="preserve"> </w:instrText>
        </w:r>
        <w:r>
          <w:rPr>
            <w:noProof/>
          </w:rPr>
          <w:instrText>HYPERLINK \l "_Toc500174841"</w:instrText>
        </w:r>
        <w:r w:rsidRPr="00030CD6">
          <w:rPr>
            <w:rStyle w:val="Hyperlink"/>
            <w:noProof/>
          </w:rPr>
          <w:instrText xml:space="preserve"> </w:instrText>
        </w:r>
        <w:r w:rsidRPr="00030CD6">
          <w:rPr>
            <w:rStyle w:val="Hyperlink"/>
            <w:noProof/>
          </w:rPr>
        </w:r>
        <w:r w:rsidRPr="00030CD6">
          <w:rPr>
            <w:rStyle w:val="Hyperlink"/>
            <w:noProof/>
          </w:rPr>
          <w:fldChar w:fldCharType="separate"/>
        </w:r>
        <w:r w:rsidRPr="00030CD6">
          <w:rPr>
            <w:rStyle w:val="Hyperlink"/>
            <w:noProof/>
          </w:rPr>
          <w:t>2.5.2</w:t>
        </w:r>
        <w:r>
          <w:rPr>
            <w:rFonts w:asciiTheme="minorHAnsi" w:eastAsiaTheme="minorEastAsia" w:hAnsiTheme="minorHAnsi" w:cstheme="minorBidi"/>
            <w:noProof/>
            <w:sz w:val="22"/>
            <w:szCs w:val="22"/>
          </w:rPr>
          <w:tab/>
        </w:r>
        <w:r w:rsidRPr="00030CD6">
          <w:rPr>
            <w:rStyle w:val="Hyperlink"/>
            <w:noProof/>
          </w:rPr>
          <w:t>Requisitos Funcionais</w:t>
        </w:r>
        <w:r>
          <w:rPr>
            <w:noProof/>
            <w:webHidden/>
          </w:rPr>
          <w:tab/>
        </w:r>
        <w:r>
          <w:rPr>
            <w:noProof/>
            <w:webHidden/>
          </w:rPr>
          <w:fldChar w:fldCharType="begin"/>
        </w:r>
        <w:r>
          <w:rPr>
            <w:noProof/>
            <w:webHidden/>
          </w:rPr>
          <w:instrText xml:space="preserve"> PAGEREF _Toc500174841 \h </w:instrText>
        </w:r>
        <w:r>
          <w:rPr>
            <w:noProof/>
            <w:webHidden/>
          </w:rPr>
        </w:r>
      </w:ins>
      <w:r>
        <w:rPr>
          <w:noProof/>
          <w:webHidden/>
        </w:rPr>
        <w:fldChar w:fldCharType="separate"/>
      </w:r>
      <w:ins w:id="94" w:author="megacatia@hotmail.com" w:date="2017-12-04T19:38:00Z">
        <w:r w:rsidR="00820154">
          <w:rPr>
            <w:noProof/>
            <w:webHidden/>
          </w:rPr>
          <w:t>13</w:t>
        </w:r>
      </w:ins>
      <w:ins w:id="95" w:author="megacatia@hotmail.com" w:date="2017-12-04T18:18:00Z">
        <w:r>
          <w:rPr>
            <w:noProof/>
            <w:webHidden/>
          </w:rPr>
          <w:fldChar w:fldCharType="end"/>
        </w:r>
        <w:r w:rsidRPr="00030CD6">
          <w:rPr>
            <w:rStyle w:val="Hyperlink"/>
            <w:noProof/>
          </w:rPr>
          <w:fldChar w:fldCharType="end"/>
        </w:r>
      </w:ins>
    </w:p>
    <w:p w14:paraId="28C00DAE" w14:textId="05B218C4" w:rsidR="00AB195C" w:rsidRDefault="00AB195C">
      <w:pPr>
        <w:pStyle w:val="Sumrio3"/>
        <w:tabs>
          <w:tab w:val="left" w:pos="1200"/>
          <w:tab w:val="right" w:pos="9062"/>
        </w:tabs>
        <w:rPr>
          <w:ins w:id="96" w:author="megacatia@hotmail.com" w:date="2017-12-04T18:18:00Z"/>
          <w:rFonts w:asciiTheme="minorHAnsi" w:eastAsiaTheme="minorEastAsia" w:hAnsiTheme="minorHAnsi" w:cstheme="minorBidi"/>
          <w:noProof/>
          <w:sz w:val="22"/>
          <w:szCs w:val="22"/>
        </w:rPr>
      </w:pPr>
      <w:ins w:id="97" w:author="megacatia@hotmail.com" w:date="2017-12-04T18:18:00Z">
        <w:r w:rsidRPr="00030CD6">
          <w:rPr>
            <w:rStyle w:val="Hyperlink"/>
            <w:noProof/>
          </w:rPr>
          <w:fldChar w:fldCharType="begin"/>
        </w:r>
        <w:r w:rsidRPr="00030CD6">
          <w:rPr>
            <w:rStyle w:val="Hyperlink"/>
            <w:noProof/>
          </w:rPr>
          <w:instrText xml:space="preserve"> </w:instrText>
        </w:r>
        <w:r>
          <w:rPr>
            <w:noProof/>
          </w:rPr>
          <w:instrText>HYPERLINK \l "_Toc500174842"</w:instrText>
        </w:r>
        <w:r w:rsidRPr="00030CD6">
          <w:rPr>
            <w:rStyle w:val="Hyperlink"/>
            <w:noProof/>
          </w:rPr>
          <w:instrText xml:space="preserve"> </w:instrText>
        </w:r>
        <w:r w:rsidRPr="00030CD6">
          <w:rPr>
            <w:rStyle w:val="Hyperlink"/>
            <w:noProof/>
          </w:rPr>
        </w:r>
        <w:r w:rsidRPr="00030CD6">
          <w:rPr>
            <w:rStyle w:val="Hyperlink"/>
            <w:noProof/>
          </w:rPr>
          <w:fldChar w:fldCharType="separate"/>
        </w:r>
        <w:r w:rsidRPr="00030CD6">
          <w:rPr>
            <w:rStyle w:val="Hyperlink"/>
            <w:noProof/>
          </w:rPr>
          <w:t>2.5.3</w:t>
        </w:r>
        <w:r>
          <w:rPr>
            <w:rFonts w:asciiTheme="minorHAnsi" w:eastAsiaTheme="minorEastAsia" w:hAnsiTheme="minorHAnsi" w:cstheme="minorBidi"/>
            <w:noProof/>
            <w:sz w:val="22"/>
            <w:szCs w:val="22"/>
          </w:rPr>
          <w:tab/>
        </w:r>
        <w:r w:rsidRPr="00030CD6">
          <w:rPr>
            <w:rStyle w:val="Hyperlink"/>
            <w:noProof/>
          </w:rPr>
          <w:t>Requisitos Não Funcionais</w:t>
        </w:r>
        <w:r>
          <w:rPr>
            <w:noProof/>
            <w:webHidden/>
          </w:rPr>
          <w:tab/>
        </w:r>
        <w:r>
          <w:rPr>
            <w:noProof/>
            <w:webHidden/>
          </w:rPr>
          <w:fldChar w:fldCharType="begin"/>
        </w:r>
        <w:r>
          <w:rPr>
            <w:noProof/>
            <w:webHidden/>
          </w:rPr>
          <w:instrText xml:space="preserve"> PAGEREF _Toc500174842 \h </w:instrText>
        </w:r>
        <w:r>
          <w:rPr>
            <w:noProof/>
            <w:webHidden/>
          </w:rPr>
        </w:r>
      </w:ins>
      <w:r>
        <w:rPr>
          <w:noProof/>
          <w:webHidden/>
        </w:rPr>
        <w:fldChar w:fldCharType="separate"/>
      </w:r>
      <w:ins w:id="98" w:author="megacatia@hotmail.com" w:date="2017-12-04T19:38:00Z">
        <w:r w:rsidR="00820154">
          <w:rPr>
            <w:noProof/>
            <w:webHidden/>
          </w:rPr>
          <w:t>17</w:t>
        </w:r>
      </w:ins>
      <w:ins w:id="99" w:author="megacatia@hotmail.com" w:date="2017-12-04T18:18:00Z">
        <w:r>
          <w:rPr>
            <w:noProof/>
            <w:webHidden/>
          </w:rPr>
          <w:fldChar w:fldCharType="end"/>
        </w:r>
        <w:r w:rsidRPr="00030CD6">
          <w:rPr>
            <w:rStyle w:val="Hyperlink"/>
            <w:noProof/>
          </w:rPr>
          <w:fldChar w:fldCharType="end"/>
        </w:r>
      </w:ins>
    </w:p>
    <w:p w14:paraId="6AD99AA9" w14:textId="168B3129" w:rsidR="00AB195C" w:rsidRDefault="00AB195C">
      <w:pPr>
        <w:pStyle w:val="Sumrio4"/>
        <w:tabs>
          <w:tab w:val="left" w:pos="2309"/>
          <w:tab w:val="right" w:pos="9062"/>
        </w:tabs>
        <w:rPr>
          <w:ins w:id="100" w:author="megacatia@hotmail.com" w:date="2017-12-04T18:18:00Z"/>
          <w:rFonts w:asciiTheme="minorHAnsi" w:eastAsiaTheme="minorEastAsia" w:hAnsiTheme="minorHAnsi" w:cstheme="minorBidi"/>
          <w:noProof/>
          <w:sz w:val="22"/>
          <w:szCs w:val="22"/>
        </w:rPr>
      </w:pPr>
      <w:ins w:id="101" w:author="megacatia@hotmail.com" w:date="2017-12-04T18:18:00Z">
        <w:r w:rsidRPr="00030CD6">
          <w:rPr>
            <w:rStyle w:val="Hyperlink"/>
            <w:noProof/>
          </w:rPr>
          <w:fldChar w:fldCharType="begin"/>
        </w:r>
        <w:r w:rsidRPr="00030CD6">
          <w:rPr>
            <w:rStyle w:val="Hyperlink"/>
            <w:noProof/>
          </w:rPr>
          <w:instrText xml:space="preserve"> </w:instrText>
        </w:r>
        <w:r>
          <w:rPr>
            <w:noProof/>
          </w:rPr>
          <w:instrText>HYPERLINK \l "_Toc500174843"</w:instrText>
        </w:r>
        <w:r w:rsidRPr="00030CD6">
          <w:rPr>
            <w:rStyle w:val="Hyperlink"/>
            <w:noProof/>
          </w:rPr>
          <w:instrText xml:space="preserve"> </w:instrText>
        </w:r>
        <w:r w:rsidRPr="00030CD6">
          <w:rPr>
            <w:rStyle w:val="Hyperlink"/>
            <w:noProof/>
          </w:rPr>
        </w:r>
        <w:r w:rsidRPr="00030CD6">
          <w:rPr>
            <w:rStyle w:val="Hyperlink"/>
            <w:noProof/>
          </w:rPr>
          <w:fldChar w:fldCharType="separate"/>
        </w:r>
        <w:r w:rsidRPr="00030CD6">
          <w:rPr>
            <w:rStyle w:val="Hyperlink"/>
            <w:noProof/>
          </w:rPr>
          <w:t>2.5.3.1</w:t>
        </w:r>
        <w:r>
          <w:rPr>
            <w:rFonts w:asciiTheme="minorHAnsi" w:eastAsiaTheme="minorEastAsia" w:hAnsiTheme="minorHAnsi" w:cstheme="minorBidi"/>
            <w:noProof/>
            <w:sz w:val="22"/>
            <w:szCs w:val="22"/>
          </w:rPr>
          <w:tab/>
        </w:r>
        <w:r w:rsidRPr="00030CD6">
          <w:rPr>
            <w:rStyle w:val="Hyperlink"/>
            <w:noProof/>
          </w:rPr>
          <w:t>Requisitos de Desempenho</w:t>
        </w:r>
        <w:r>
          <w:rPr>
            <w:noProof/>
            <w:webHidden/>
          </w:rPr>
          <w:tab/>
        </w:r>
        <w:r>
          <w:rPr>
            <w:noProof/>
            <w:webHidden/>
          </w:rPr>
          <w:fldChar w:fldCharType="begin"/>
        </w:r>
        <w:r>
          <w:rPr>
            <w:noProof/>
            <w:webHidden/>
          </w:rPr>
          <w:instrText xml:space="preserve"> PAGEREF _Toc500174843 \h </w:instrText>
        </w:r>
        <w:r>
          <w:rPr>
            <w:noProof/>
            <w:webHidden/>
          </w:rPr>
        </w:r>
      </w:ins>
      <w:r>
        <w:rPr>
          <w:noProof/>
          <w:webHidden/>
        </w:rPr>
        <w:fldChar w:fldCharType="separate"/>
      </w:r>
      <w:ins w:id="102" w:author="megacatia@hotmail.com" w:date="2017-12-04T19:38:00Z">
        <w:r w:rsidR="00820154">
          <w:rPr>
            <w:noProof/>
            <w:webHidden/>
          </w:rPr>
          <w:t>17</w:t>
        </w:r>
      </w:ins>
      <w:ins w:id="103" w:author="megacatia@hotmail.com" w:date="2017-12-04T18:18:00Z">
        <w:r>
          <w:rPr>
            <w:noProof/>
            <w:webHidden/>
          </w:rPr>
          <w:fldChar w:fldCharType="end"/>
        </w:r>
        <w:r w:rsidRPr="00030CD6">
          <w:rPr>
            <w:rStyle w:val="Hyperlink"/>
            <w:noProof/>
          </w:rPr>
          <w:fldChar w:fldCharType="end"/>
        </w:r>
      </w:ins>
    </w:p>
    <w:p w14:paraId="390F260E" w14:textId="4223C310" w:rsidR="00AB195C" w:rsidRDefault="00AB195C">
      <w:pPr>
        <w:pStyle w:val="Sumrio4"/>
        <w:tabs>
          <w:tab w:val="left" w:pos="2309"/>
          <w:tab w:val="right" w:pos="9062"/>
        </w:tabs>
        <w:rPr>
          <w:ins w:id="104" w:author="megacatia@hotmail.com" w:date="2017-12-04T18:18:00Z"/>
          <w:rFonts w:asciiTheme="minorHAnsi" w:eastAsiaTheme="minorEastAsia" w:hAnsiTheme="minorHAnsi" w:cstheme="minorBidi"/>
          <w:noProof/>
          <w:sz w:val="22"/>
          <w:szCs w:val="22"/>
        </w:rPr>
      </w:pPr>
      <w:ins w:id="105" w:author="megacatia@hotmail.com" w:date="2017-12-04T18:18:00Z">
        <w:r w:rsidRPr="00030CD6">
          <w:rPr>
            <w:rStyle w:val="Hyperlink"/>
            <w:noProof/>
          </w:rPr>
          <w:fldChar w:fldCharType="begin"/>
        </w:r>
        <w:r w:rsidRPr="00030CD6">
          <w:rPr>
            <w:rStyle w:val="Hyperlink"/>
            <w:noProof/>
          </w:rPr>
          <w:instrText xml:space="preserve"> </w:instrText>
        </w:r>
        <w:r>
          <w:rPr>
            <w:noProof/>
          </w:rPr>
          <w:instrText>HYPERLINK \l "_Toc500174844"</w:instrText>
        </w:r>
        <w:r w:rsidRPr="00030CD6">
          <w:rPr>
            <w:rStyle w:val="Hyperlink"/>
            <w:noProof/>
          </w:rPr>
          <w:instrText xml:space="preserve"> </w:instrText>
        </w:r>
        <w:r w:rsidRPr="00030CD6">
          <w:rPr>
            <w:rStyle w:val="Hyperlink"/>
            <w:noProof/>
          </w:rPr>
        </w:r>
        <w:r w:rsidRPr="00030CD6">
          <w:rPr>
            <w:rStyle w:val="Hyperlink"/>
            <w:noProof/>
          </w:rPr>
          <w:fldChar w:fldCharType="separate"/>
        </w:r>
        <w:r w:rsidRPr="00030CD6">
          <w:rPr>
            <w:rStyle w:val="Hyperlink"/>
            <w:noProof/>
          </w:rPr>
          <w:t>2.5.3.2</w:t>
        </w:r>
        <w:r>
          <w:rPr>
            <w:rFonts w:asciiTheme="minorHAnsi" w:eastAsiaTheme="minorEastAsia" w:hAnsiTheme="minorHAnsi" w:cstheme="minorBidi"/>
            <w:noProof/>
            <w:sz w:val="22"/>
            <w:szCs w:val="22"/>
          </w:rPr>
          <w:tab/>
        </w:r>
        <w:r w:rsidRPr="00030CD6">
          <w:rPr>
            <w:rStyle w:val="Hyperlink"/>
            <w:noProof/>
          </w:rPr>
          <w:t>Requisito Usabilidade</w:t>
        </w:r>
        <w:r>
          <w:rPr>
            <w:noProof/>
            <w:webHidden/>
          </w:rPr>
          <w:tab/>
        </w:r>
        <w:r>
          <w:rPr>
            <w:noProof/>
            <w:webHidden/>
          </w:rPr>
          <w:fldChar w:fldCharType="begin"/>
        </w:r>
        <w:r>
          <w:rPr>
            <w:noProof/>
            <w:webHidden/>
          </w:rPr>
          <w:instrText xml:space="preserve"> PAGEREF _Toc500174844 \h </w:instrText>
        </w:r>
        <w:r>
          <w:rPr>
            <w:noProof/>
            <w:webHidden/>
          </w:rPr>
        </w:r>
      </w:ins>
      <w:r>
        <w:rPr>
          <w:noProof/>
          <w:webHidden/>
        </w:rPr>
        <w:fldChar w:fldCharType="separate"/>
      </w:r>
      <w:ins w:id="106" w:author="megacatia@hotmail.com" w:date="2017-12-04T19:38:00Z">
        <w:r w:rsidR="00820154">
          <w:rPr>
            <w:noProof/>
            <w:webHidden/>
          </w:rPr>
          <w:t>17</w:t>
        </w:r>
      </w:ins>
      <w:ins w:id="107" w:author="megacatia@hotmail.com" w:date="2017-12-04T18:18:00Z">
        <w:r>
          <w:rPr>
            <w:noProof/>
            <w:webHidden/>
          </w:rPr>
          <w:fldChar w:fldCharType="end"/>
        </w:r>
        <w:r w:rsidRPr="00030CD6">
          <w:rPr>
            <w:rStyle w:val="Hyperlink"/>
            <w:noProof/>
          </w:rPr>
          <w:fldChar w:fldCharType="end"/>
        </w:r>
      </w:ins>
    </w:p>
    <w:p w14:paraId="1533A6DA" w14:textId="064B4860" w:rsidR="00AB195C" w:rsidRDefault="00AB195C">
      <w:pPr>
        <w:pStyle w:val="Sumrio4"/>
        <w:tabs>
          <w:tab w:val="left" w:pos="2309"/>
          <w:tab w:val="right" w:pos="9062"/>
        </w:tabs>
        <w:rPr>
          <w:ins w:id="108" w:author="megacatia@hotmail.com" w:date="2017-12-04T18:18:00Z"/>
          <w:rFonts w:asciiTheme="minorHAnsi" w:eastAsiaTheme="minorEastAsia" w:hAnsiTheme="minorHAnsi" w:cstheme="minorBidi"/>
          <w:noProof/>
          <w:sz w:val="22"/>
          <w:szCs w:val="22"/>
        </w:rPr>
      </w:pPr>
      <w:ins w:id="109" w:author="megacatia@hotmail.com" w:date="2017-12-04T18:18:00Z">
        <w:r w:rsidRPr="00030CD6">
          <w:rPr>
            <w:rStyle w:val="Hyperlink"/>
            <w:noProof/>
          </w:rPr>
          <w:fldChar w:fldCharType="begin"/>
        </w:r>
        <w:r w:rsidRPr="00030CD6">
          <w:rPr>
            <w:rStyle w:val="Hyperlink"/>
            <w:noProof/>
          </w:rPr>
          <w:instrText xml:space="preserve"> </w:instrText>
        </w:r>
        <w:r>
          <w:rPr>
            <w:noProof/>
          </w:rPr>
          <w:instrText>HYPERLINK \l "_Toc500174845"</w:instrText>
        </w:r>
        <w:r w:rsidRPr="00030CD6">
          <w:rPr>
            <w:rStyle w:val="Hyperlink"/>
            <w:noProof/>
          </w:rPr>
          <w:instrText xml:space="preserve"> </w:instrText>
        </w:r>
        <w:r w:rsidRPr="00030CD6">
          <w:rPr>
            <w:rStyle w:val="Hyperlink"/>
            <w:noProof/>
          </w:rPr>
        </w:r>
        <w:r w:rsidRPr="00030CD6">
          <w:rPr>
            <w:rStyle w:val="Hyperlink"/>
            <w:noProof/>
          </w:rPr>
          <w:fldChar w:fldCharType="separate"/>
        </w:r>
        <w:r w:rsidRPr="00030CD6">
          <w:rPr>
            <w:rStyle w:val="Hyperlink"/>
            <w:noProof/>
          </w:rPr>
          <w:t>2.5.3.3</w:t>
        </w:r>
        <w:r>
          <w:rPr>
            <w:rFonts w:asciiTheme="minorHAnsi" w:eastAsiaTheme="minorEastAsia" w:hAnsiTheme="minorHAnsi" w:cstheme="minorBidi"/>
            <w:noProof/>
            <w:sz w:val="22"/>
            <w:szCs w:val="22"/>
          </w:rPr>
          <w:tab/>
        </w:r>
        <w:r w:rsidRPr="00030CD6">
          <w:rPr>
            <w:rStyle w:val="Hyperlink"/>
            <w:noProof/>
          </w:rPr>
          <w:t>Requisito Integridade</w:t>
        </w:r>
        <w:r>
          <w:rPr>
            <w:noProof/>
            <w:webHidden/>
          </w:rPr>
          <w:tab/>
        </w:r>
        <w:r>
          <w:rPr>
            <w:noProof/>
            <w:webHidden/>
          </w:rPr>
          <w:fldChar w:fldCharType="begin"/>
        </w:r>
        <w:r>
          <w:rPr>
            <w:noProof/>
            <w:webHidden/>
          </w:rPr>
          <w:instrText xml:space="preserve"> PAGEREF _Toc500174845 \h </w:instrText>
        </w:r>
        <w:r>
          <w:rPr>
            <w:noProof/>
            <w:webHidden/>
          </w:rPr>
        </w:r>
      </w:ins>
      <w:r>
        <w:rPr>
          <w:noProof/>
          <w:webHidden/>
        </w:rPr>
        <w:fldChar w:fldCharType="separate"/>
      </w:r>
      <w:ins w:id="110" w:author="megacatia@hotmail.com" w:date="2017-12-04T19:38:00Z">
        <w:r w:rsidR="00820154">
          <w:rPr>
            <w:noProof/>
            <w:webHidden/>
          </w:rPr>
          <w:t>17</w:t>
        </w:r>
      </w:ins>
      <w:ins w:id="111" w:author="megacatia@hotmail.com" w:date="2017-12-04T18:18:00Z">
        <w:r>
          <w:rPr>
            <w:noProof/>
            <w:webHidden/>
          </w:rPr>
          <w:fldChar w:fldCharType="end"/>
        </w:r>
        <w:r w:rsidRPr="00030CD6">
          <w:rPr>
            <w:rStyle w:val="Hyperlink"/>
            <w:noProof/>
          </w:rPr>
          <w:fldChar w:fldCharType="end"/>
        </w:r>
      </w:ins>
    </w:p>
    <w:p w14:paraId="7994C2C6" w14:textId="38B7BA81" w:rsidR="00AB195C" w:rsidRDefault="00AB195C">
      <w:pPr>
        <w:pStyle w:val="Sumrio4"/>
        <w:tabs>
          <w:tab w:val="left" w:pos="2309"/>
          <w:tab w:val="right" w:pos="9062"/>
        </w:tabs>
        <w:rPr>
          <w:ins w:id="112" w:author="megacatia@hotmail.com" w:date="2017-12-04T18:18:00Z"/>
          <w:rFonts w:asciiTheme="minorHAnsi" w:eastAsiaTheme="minorEastAsia" w:hAnsiTheme="minorHAnsi" w:cstheme="minorBidi"/>
          <w:noProof/>
          <w:sz w:val="22"/>
          <w:szCs w:val="22"/>
        </w:rPr>
      </w:pPr>
      <w:ins w:id="113" w:author="megacatia@hotmail.com" w:date="2017-12-04T18:18:00Z">
        <w:r w:rsidRPr="00030CD6">
          <w:rPr>
            <w:rStyle w:val="Hyperlink"/>
            <w:noProof/>
          </w:rPr>
          <w:fldChar w:fldCharType="begin"/>
        </w:r>
        <w:r w:rsidRPr="00030CD6">
          <w:rPr>
            <w:rStyle w:val="Hyperlink"/>
            <w:noProof/>
          </w:rPr>
          <w:instrText xml:space="preserve"> </w:instrText>
        </w:r>
        <w:r>
          <w:rPr>
            <w:noProof/>
          </w:rPr>
          <w:instrText>HYPERLINK \l "_Toc500174846"</w:instrText>
        </w:r>
        <w:r w:rsidRPr="00030CD6">
          <w:rPr>
            <w:rStyle w:val="Hyperlink"/>
            <w:noProof/>
          </w:rPr>
          <w:instrText xml:space="preserve"> </w:instrText>
        </w:r>
        <w:r w:rsidRPr="00030CD6">
          <w:rPr>
            <w:rStyle w:val="Hyperlink"/>
            <w:noProof/>
          </w:rPr>
        </w:r>
        <w:r w:rsidRPr="00030CD6">
          <w:rPr>
            <w:rStyle w:val="Hyperlink"/>
            <w:noProof/>
          </w:rPr>
          <w:fldChar w:fldCharType="separate"/>
        </w:r>
        <w:r w:rsidRPr="00030CD6">
          <w:rPr>
            <w:rStyle w:val="Hyperlink"/>
            <w:noProof/>
          </w:rPr>
          <w:t>2.5.3.4</w:t>
        </w:r>
        <w:r>
          <w:rPr>
            <w:rFonts w:asciiTheme="minorHAnsi" w:eastAsiaTheme="minorEastAsia" w:hAnsiTheme="minorHAnsi" w:cstheme="minorBidi"/>
            <w:noProof/>
            <w:sz w:val="22"/>
            <w:szCs w:val="22"/>
          </w:rPr>
          <w:tab/>
        </w:r>
        <w:r w:rsidRPr="00030CD6">
          <w:rPr>
            <w:rStyle w:val="Hyperlink"/>
            <w:noProof/>
          </w:rPr>
          <w:t>Requisito Compatibilidade</w:t>
        </w:r>
        <w:r>
          <w:rPr>
            <w:noProof/>
            <w:webHidden/>
          </w:rPr>
          <w:tab/>
        </w:r>
        <w:r>
          <w:rPr>
            <w:noProof/>
            <w:webHidden/>
          </w:rPr>
          <w:fldChar w:fldCharType="begin"/>
        </w:r>
        <w:r>
          <w:rPr>
            <w:noProof/>
            <w:webHidden/>
          </w:rPr>
          <w:instrText xml:space="preserve"> PAGEREF _Toc500174846 \h </w:instrText>
        </w:r>
        <w:r>
          <w:rPr>
            <w:noProof/>
            <w:webHidden/>
          </w:rPr>
        </w:r>
      </w:ins>
      <w:r>
        <w:rPr>
          <w:noProof/>
          <w:webHidden/>
        </w:rPr>
        <w:fldChar w:fldCharType="separate"/>
      </w:r>
      <w:ins w:id="114" w:author="megacatia@hotmail.com" w:date="2017-12-04T19:38:00Z">
        <w:r w:rsidR="00820154">
          <w:rPr>
            <w:noProof/>
            <w:webHidden/>
          </w:rPr>
          <w:t>17</w:t>
        </w:r>
      </w:ins>
      <w:ins w:id="115" w:author="megacatia@hotmail.com" w:date="2017-12-04T18:18:00Z">
        <w:r>
          <w:rPr>
            <w:noProof/>
            <w:webHidden/>
          </w:rPr>
          <w:fldChar w:fldCharType="end"/>
        </w:r>
        <w:r w:rsidRPr="00030CD6">
          <w:rPr>
            <w:rStyle w:val="Hyperlink"/>
            <w:noProof/>
          </w:rPr>
          <w:fldChar w:fldCharType="end"/>
        </w:r>
      </w:ins>
    </w:p>
    <w:p w14:paraId="5B010E01" w14:textId="2C656BEA" w:rsidR="00AB195C" w:rsidRDefault="00AB195C">
      <w:pPr>
        <w:pStyle w:val="Sumrio1"/>
        <w:rPr>
          <w:ins w:id="116" w:author="megacatia@hotmail.com" w:date="2017-12-04T18:18:00Z"/>
          <w:rFonts w:asciiTheme="minorHAnsi" w:eastAsiaTheme="minorEastAsia" w:hAnsiTheme="minorHAnsi" w:cstheme="minorBidi"/>
          <w:noProof/>
          <w:sz w:val="22"/>
          <w:szCs w:val="22"/>
        </w:rPr>
      </w:pPr>
      <w:ins w:id="117" w:author="megacatia@hotmail.com" w:date="2017-12-04T18:18:00Z">
        <w:r w:rsidRPr="00030CD6">
          <w:rPr>
            <w:rStyle w:val="Hyperlink"/>
            <w:noProof/>
          </w:rPr>
          <w:fldChar w:fldCharType="begin"/>
        </w:r>
        <w:r w:rsidRPr="00030CD6">
          <w:rPr>
            <w:rStyle w:val="Hyperlink"/>
            <w:noProof/>
          </w:rPr>
          <w:instrText xml:space="preserve"> </w:instrText>
        </w:r>
        <w:r>
          <w:rPr>
            <w:noProof/>
          </w:rPr>
          <w:instrText>HYPERLINK \l "_Toc500174847"</w:instrText>
        </w:r>
        <w:r w:rsidRPr="00030CD6">
          <w:rPr>
            <w:rStyle w:val="Hyperlink"/>
            <w:noProof/>
          </w:rPr>
          <w:instrText xml:space="preserve"> </w:instrText>
        </w:r>
        <w:r w:rsidRPr="00030CD6">
          <w:rPr>
            <w:rStyle w:val="Hyperlink"/>
            <w:noProof/>
          </w:rPr>
        </w:r>
        <w:r w:rsidRPr="00030CD6">
          <w:rPr>
            <w:rStyle w:val="Hyperlink"/>
            <w:noProof/>
          </w:rPr>
          <w:fldChar w:fldCharType="separate"/>
        </w:r>
        <w:r w:rsidRPr="00030CD6">
          <w:rPr>
            <w:rStyle w:val="Hyperlink"/>
            <w:noProof/>
          </w:rPr>
          <w:t>3</w:t>
        </w:r>
        <w:r>
          <w:rPr>
            <w:rFonts w:asciiTheme="minorHAnsi" w:eastAsiaTheme="minorEastAsia" w:hAnsiTheme="minorHAnsi" w:cstheme="minorBidi"/>
            <w:noProof/>
            <w:sz w:val="22"/>
            <w:szCs w:val="22"/>
          </w:rPr>
          <w:tab/>
        </w:r>
        <w:r w:rsidRPr="00030CD6">
          <w:rPr>
            <w:rStyle w:val="Hyperlink"/>
            <w:noProof/>
          </w:rPr>
          <w:t>DESENVOLVIMENTO</w:t>
        </w:r>
        <w:r>
          <w:rPr>
            <w:noProof/>
            <w:webHidden/>
          </w:rPr>
          <w:tab/>
        </w:r>
        <w:r>
          <w:rPr>
            <w:noProof/>
            <w:webHidden/>
          </w:rPr>
          <w:fldChar w:fldCharType="begin"/>
        </w:r>
        <w:r>
          <w:rPr>
            <w:noProof/>
            <w:webHidden/>
          </w:rPr>
          <w:instrText xml:space="preserve"> PAGEREF _Toc500174847 \h </w:instrText>
        </w:r>
        <w:r>
          <w:rPr>
            <w:noProof/>
            <w:webHidden/>
          </w:rPr>
        </w:r>
      </w:ins>
      <w:r>
        <w:rPr>
          <w:noProof/>
          <w:webHidden/>
        </w:rPr>
        <w:fldChar w:fldCharType="separate"/>
      </w:r>
      <w:ins w:id="118" w:author="megacatia@hotmail.com" w:date="2017-12-04T19:38:00Z">
        <w:r w:rsidR="00820154">
          <w:rPr>
            <w:noProof/>
            <w:webHidden/>
          </w:rPr>
          <w:t>18</w:t>
        </w:r>
      </w:ins>
      <w:ins w:id="119" w:author="megacatia@hotmail.com" w:date="2017-12-04T18:18:00Z">
        <w:r>
          <w:rPr>
            <w:noProof/>
            <w:webHidden/>
          </w:rPr>
          <w:fldChar w:fldCharType="end"/>
        </w:r>
        <w:r w:rsidRPr="00030CD6">
          <w:rPr>
            <w:rStyle w:val="Hyperlink"/>
            <w:noProof/>
          </w:rPr>
          <w:fldChar w:fldCharType="end"/>
        </w:r>
      </w:ins>
    </w:p>
    <w:p w14:paraId="528321BE" w14:textId="24C40B9D" w:rsidR="00AB195C" w:rsidRDefault="00AB195C">
      <w:pPr>
        <w:pStyle w:val="Sumrio2"/>
        <w:tabs>
          <w:tab w:val="left" w:pos="960"/>
          <w:tab w:val="right" w:pos="9062"/>
        </w:tabs>
        <w:rPr>
          <w:ins w:id="120" w:author="megacatia@hotmail.com" w:date="2017-12-04T18:18:00Z"/>
          <w:rFonts w:asciiTheme="minorHAnsi" w:eastAsiaTheme="minorEastAsia" w:hAnsiTheme="minorHAnsi" w:cstheme="minorBidi"/>
          <w:noProof/>
          <w:sz w:val="22"/>
          <w:szCs w:val="22"/>
        </w:rPr>
      </w:pPr>
      <w:ins w:id="121" w:author="megacatia@hotmail.com" w:date="2017-12-04T18:18:00Z">
        <w:r w:rsidRPr="00030CD6">
          <w:rPr>
            <w:rStyle w:val="Hyperlink"/>
            <w:noProof/>
          </w:rPr>
          <w:fldChar w:fldCharType="begin"/>
        </w:r>
        <w:r w:rsidRPr="00030CD6">
          <w:rPr>
            <w:rStyle w:val="Hyperlink"/>
            <w:noProof/>
          </w:rPr>
          <w:instrText xml:space="preserve"> </w:instrText>
        </w:r>
        <w:r>
          <w:rPr>
            <w:noProof/>
          </w:rPr>
          <w:instrText>HYPERLINK \l "_Toc500174848"</w:instrText>
        </w:r>
        <w:r w:rsidRPr="00030CD6">
          <w:rPr>
            <w:rStyle w:val="Hyperlink"/>
            <w:noProof/>
          </w:rPr>
          <w:instrText xml:space="preserve"> </w:instrText>
        </w:r>
        <w:r w:rsidRPr="00030CD6">
          <w:rPr>
            <w:rStyle w:val="Hyperlink"/>
            <w:noProof/>
          </w:rPr>
        </w:r>
        <w:r w:rsidRPr="00030CD6">
          <w:rPr>
            <w:rStyle w:val="Hyperlink"/>
            <w:noProof/>
          </w:rPr>
          <w:fldChar w:fldCharType="separate"/>
        </w:r>
        <w:r w:rsidRPr="00030CD6">
          <w:rPr>
            <w:rStyle w:val="Hyperlink"/>
            <w:noProof/>
          </w:rPr>
          <w:t>3.1</w:t>
        </w:r>
        <w:r>
          <w:rPr>
            <w:rFonts w:asciiTheme="minorHAnsi" w:eastAsiaTheme="minorEastAsia" w:hAnsiTheme="minorHAnsi" w:cstheme="minorBidi"/>
            <w:noProof/>
            <w:sz w:val="22"/>
            <w:szCs w:val="22"/>
          </w:rPr>
          <w:tab/>
        </w:r>
        <w:r w:rsidRPr="00030CD6">
          <w:rPr>
            <w:rStyle w:val="Hyperlink"/>
            <w:noProof/>
          </w:rPr>
          <w:t>Arquitetura</w:t>
        </w:r>
        <w:r>
          <w:rPr>
            <w:noProof/>
            <w:webHidden/>
          </w:rPr>
          <w:tab/>
        </w:r>
        <w:r>
          <w:rPr>
            <w:noProof/>
            <w:webHidden/>
          </w:rPr>
          <w:fldChar w:fldCharType="begin"/>
        </w:r>
        <w:r>
          <w:rPr>
            <w:noProof/>
            <w:webHidden/>
          </w:rPr>
          <w:instrText xml:space="preserve"> PAGEREF _Toc500174848 \h </w:instrText>
        </w:r>
        <w:r>
          <w:rPr>
            <w:noProof/>
            <w:webHidden/>
          </w:rPr>
        </w:r>
      </w:ins>
      <w:r>
        <w:rPr>
          <w:noProof/>
          <w:webHidden/>
        </w:rPr>
        <w:fldChar w:fldCharType="separate"/>
      </w:r>
      <w:ins w:id="122" w:author="megacatia@hotmail.com" w:date="2017-12-04T19:38:00Z">
        <w:r w:rsidR="00820154">
          <w:rPr>
            <w:noProof/>
            <w:webHidden/>
          </w:rPr>
          <w:t>18</w:t>
        </w:r>
      </w:ins>
      <w:ins w:id="123" w:author="megacatia@hotmail.com" w:date="2017-12-04T18:18:00Z">
        <w:r>
          <w:rPr>
            <w:noProof/>
            <w:webHidden/>
          </w:rPr>
          <w:fldChar w:fldCharType="end"/>
        </w:r>
        <w:r w:rsidRPr="00030CD6">
          <w:rPr>
            <w:rStyle w:val="Hyperlink"/>
            <w:noProof/>
          </w:rPr>
          <w:fldChar w:fldCharType="end"/>
        </w:r>
      </w:ins>
    </w:p>
    <w:p w14:paraId="0BB246A6" w14:textId="2C662969" w:rsidR="00AB195C" w:rsidRDefault="00AB195C">
      <w:pPr>
        <w:pStyle w:val="Sumrio2"/>
        <w:tabs>
          <w:tab w:val="left" w:pos="960"/>
          <w:tab w:val="right" w:pos="9062"/>
        </w:tabs>
        <w:rPr>
          <w:ins w:id="124" w:author="megacatia@hotmail.com" w:date="2017-12-04T18:18:00Z"/>
          <w:rFonts w:asciiTheme="minorHAnsi" w:eastAsiaTheme="minorEastAsia" w:hAnsiTheme="minorHAnsi" w:cstheme="minorBidi"/>
          <w:noProof/>
          <w:sz w:val="22"/>
          <w:szCs w:val="22"/>
        </w:rPr>
      </w:pPr>
      <w:ins w:id="125" w:author="megacatia@hotmail.com" w:date="2017-12-04T18:18:00Z">
        <w:r w:rsidRPr="00030CD6">
          <w:rPr>
            <w:rStyle w:val="Hyperlink"/>
            <w:noProof/>
          </w:rPr>
          <w:fldChar w:fldCharType="begin"/>
        </w:r>
        <w:r w:rsidRPr="00030CD6">
          <w:rPr>
            <w:rStyle w:val="Hyperlink"/>
            <w:noProof/>
          </w:rPr>
          <w:instrText xml:space="preserve"> </w:instrText>
        </w:r>
        <w:r>
          <w:rPr>
            <w:noProof/>
          </w:rPr>
          <w:instrText>HYPERLINK \l "_Toc500174849"</w:instrText>
        </w:r>
        <w:r w:rsidRPr="00030CD6">
          <w:rPr>
            <w:rStyle w:val="Hyperlink"/>
            <w:noProof/>
          </w:rPr>
          <w:instrText xml:space="preserve"> </w:instrText>
        </w:r>
        <w:r w:rsidRPr="00030CD6">
          <w:rPr>
            <w:rStyle w:val="Hyperlink"/>
            <w:noProof/>
          </w:rPr>
        </w:r>
        <w:r w:rsidRPr="00030CD6">
          <w:rPr>
            <w:rStyle w:val="Hyperlink"/>
            <w:noProof/>
          </w:rPr>
          <w:fldChar w:fldCharType="separate"/>
        </w:r>
        <w:r w:rsidRPr="00030CD6">
          <w:rPr>
            <w:rStyle w:val="Hyperlink"/>
            <w:noProof/>
          </w:rPr>
          <w:t>3.2</w:t>
        </w:r>
        <w:r>
          <w:rPr>
            <w:rFonts w:asciiTheme="minorHAnsi" w:eastAsiaTheme="minorEastAsia" w:hAnsiTheme="minorHAnsi" w:cstheme="minorBidi"/>
            <w:noProof/>
            <w:sz w:val="22"/>
            <w:szCs w:val="22"/>
          </w:rPr>
          <w:tab/>
        </w:r>
        <w:r w:rsidRPr="00030CD6">
          <w:rPr>
            <w:rStyle w:val="Hyperlink"/>
            <w:noProof/>
          </w:rPr>
          <w:t>VIs do programa</w:t>
        </w:r>
        <w:r>
          <w:rPr>
            <w:noProof/>
            <w:webHidden/>
          </w:rPr>
          <w:tab/>
        </w:r>
        <w:r>
          <w:rPr>
            <w:noProof/>
            <w:webHidden/>
          </w:rPr>
          <w:fldChar w:fldCharType="begin"/>
        </w:r>
        <w:r>
          <w:rPr>
            <w:noProof/>
            <w:webHidden/>
          </w:rPr>
          <w:instrText xml:space="preserve"> PAGEREF _Toc500174849 \h </w:instrText>
        </w:r>
        <w:r>
          <w:rPr>
            <w:noProof/>
            <w:webHidden/>
          </w:rPr>
        </w:r>
      </w:ins>
      <w:r>
        <w:rPr>
          <w:noProof/>
          <w:webHidden/>
        </w:rPr>
        <w:fldChar w:fldCharType="separate"/>
      </w:r>
      <w:ins w:id="126" w:author="megacatia@hotmail.com" w:date="2017-12-04T19:38:00Z">
        <w:r w:rsidR="00820154">
          <w:rPr>
            <w:noProof/>
            <w:webHidden/>
          </w:rPr>
          <w:t>19</w:t>
        </w:r>
      </w:ins>
      <w:ins w:id="127" w:author="megacatia@hotmail.com" w:date="2017-12-04T18:18:00Z">
        <w:r>
          <w:rPr>
            <w:noProof/>
            <w:webHidden/>
          </w:rPr>
          <w:fldChar w:fldCharType="end"/>
        </w:r>
        <w:r w:rsidRPr="00030CD6">
          <w:rPr>
            <w:rStyle w:val="Hyperlink"/>
            <w:noProof/>
          </w:rPr>
          <w:fldChar w:fldCharType="end"/>
        </w:r>
      </w:ins>
    </w:p>
    <w:p w14:paraId="514D12DD" w14:textId="10EBF5B5" w:rsidR="00AB195C" w:rsidRDefault="00AB195C">
      <w:pPr>
        <w:pStyle w:val="Sumrio3"/>
        <w:tabs>
          <w:tab w:val="left" w:pos="1200"/>
          <w:tab w:val="right" w:pos="9062"/>
        </w:tabs>
        <w:rPr>
          <w:ins w:id="128" w:author="megacatia@hotmail.com" w:date="2017-12-04T18:18:00Z"/>
          <w:rFonts w:asciiTheme="minorHAnsi" w:eastAsiaTheme="minorEastAsia" w:hAnsiTheme="minorHAnsi" w:cstheme="minorBidi"/>
          <w:noProof/>
          <w:sz w:val="22"/>
          <w:szCs w:val="22"/>
        </w:rPr>
      </w:pPr>
      <w:ins w:id="129" w:author="megacatia@hotmail.com" w:date="2017-12-04T18:18:00Z">
        <w:r w:rsidRPr="00030CD6">
          <w:rPr>
            <w:rStyle w:val="Hyperlink"/>
            <w:noProof/>
          </w:rPr>
          <w:fldChar w:fldCharType="begin"/>
        </w:r>
        <w:r w:rsidRPr="00030CD6">
          <w:rPr>
            <w:rStyle w:val="Hyperlink"/>
            <w:noProof/>
          </w:rPr>
          <w:instrText xml:space="preserve"> </w:instrText>
        </w:r>
        <w:r>
          <w:rPr>
            <w:noProof/>
          </w:rPr>
          <w:instrText>HYPERLINK \l "_Toc500174850"</w:instrText>
        </w:r>
        <w:r w:rsidRPr="00030CD6">
          <w:rPr>
            <w:rStyle w:val="Hyperlink"/>
            <w:noProof/>
          </w:rPr>
          <w:instrText xml:space="preserve"> </w:instrText>
        </w:r>
        <w:r w:rsidRPr="00030CD6">
          <w:rPr>
            <w:rStyle w:val="Hyperlink"/>
            <w:noProof/>
          </w:rPr>
        </w:r>
        <w:r w:rsidRPr="00030CD6">
          <w:rPr>
            <w:rStyle w:val="Hyperlink"/>
            <w:noProof/>
          </w:rPr>
          <w:fldChar w:fldCharType="separate"/>
        </w:r>
        <w:r w:rsidRPr="00030CD6">
          <w:rPr>
            <w:rStyle w:val="Hyperlink"/>
            <w:noProof/>
          </w:rPr>
          <w:t>3.2.1</w:t>
        </w:r>
        <w:r>
          <w:rPr>
            <w:rFonts w:asciiTheme="minorHAnsi" w:eastAsiaTheme="minorEastAsia" w:hAnsiTheme="minorHAnsi" w:cstheme="minorBidi"/>
            <w:noProof/>
            <w:sz w:val="22"/>
            <w:szCs w:val="22"/>
          </w:rPr>
          <w:tab/>
        </w:r>
        <w:r w:rsidRPr="00030CD6">
          <w:rPr>
            <w:rStyle w:val="Hyperlink"/>
            <w:noProof/>
          </w:rPr>
          <w:t>Entrada de dados</w:t>
        </w:r>
        <w:r>
          <w:rPr>
            <w:noProof/>
            <w:webHidden/>
          </w:rPr>
          <w:tab/>
        </w:r>
        <w:r>
          <w:rPr>
            <w:noProof/>
            <w:webHidden/>
          </w:rPr>
          <w:fldChar w:fldCharType="begin"/>
        </w:r>
        <w:r>
          <w:rPr>
            <w:noProof/>
            <w:webHidden/>
          </w:rPr>
          <w:instrText xml:space="preserve"> PAGEREF _Toc500174850 \h </w:instrText>
        </w:r>
        <w:r>
          <w:rPr>
            <w:noProof/>
            <w:webHidden/>
          </w:rPr>
        </w:r>
      </w:ins>
      <w:r>
        <w:rPr>
          <w:noProof/>
          <w:webHidden/>
        </w:rPr>
        <w:fldChar w:fldCharType="separate"/>
      </w:r>
      <w:ins w:id="130" w:author="megacatia@hotmail.com" w:date="2017-12-04T19:38:00Z">
        <w:r w:rsidR="00820154">
          <w:rPr>
            <w:noProof/>
            <w:webHidden/>
          </w:rPr>
          <w:t>19</w:t>
        </w:r>
      </w:ins>
      <w:ins w:id="131" w:author="megacatia@hotmail.com" w:date="2017-12-04T18:18:00Z">
        <w:r>
          <w:rPr>
            <w:noProof/>
            <w:webHidden/>
          </w:rPr>
          <w:fldChar w:fldCharType="end"/>
        </w:r>
        <w:r w:rsidRPr="00030CD6">
          <w:rPr>
            <w:rStyle w:val="Hyperlink"/>
            <w:noProof/>
          </w:rPr>
          <w:fldChar w:fldCharType="end"/>
        </w:r>
      </w:ins>
    </w:p>
    <w:p w14:paraId="14D989D8" w14:textId="2A206BD0" w:rsidR="00AB195C" w:rsidRDefault="00AB195C">
      <w:pPr>
        <w:pStyle w:val="Sumrio3"/>
        <w:tabs>
          <w:tab w:val="left" w:pos="1200"/>
          <w:tab w:val="right" w:pos="9062"/>
        </w:tabs>
        <w:rPr>
          <w:ins w:id="132" w:author="megacatia@hotmail.com" w:date="2017-12-04T18:18:00Z"/>
          <w:rFonts w:asciiTheme="minorHAnsi" w:eastAsiaTheme="minorEastAsia" w:hAnsiTheme="minorHAnsi" w:cstheme="minorBidi"/>
          <w:noProof/>
          <w:sz w:val="22"/>
          <w:szCs w:val="22"/>
        </w:rPr>
      </w:pPr>
      <w:ins w:id="133" w:author="megacatia@hotmail.com" w:date="2017-12-04T18:18:00Z">
        <w:r w:rsidRPr="00030CD6">
          <w:rPr>
            <w:rStyle w:val="Hyperlink"/>
            <w:noProof/>
          </w:rPr>
          <w:fldChar w:fldCharType="begin"/>
        </w:r>
        <w:r w:rsidRPr="00030CD6">
          <w:rPr>
            <w:rStyle w:val="Hyperlink"/>
            <w:noProof/>
          </w:rPr>
          <w:instrText xml:space="preserve"> </w:instrText>
        </w:r>
        <w:r>
          <w:rPr>
            <w:noProof/>
          </w:rPr>
          <w:instrText>HYPERLINK \l "_Toc500174851"</w:instrText>
        </w:r>
        <w:r w:rsidRPr="00030CD6">
          <w:rPr>
            <w:rStyle w:val="Hyperlink"/>
            <w:noProof/>
          </w:rPr>
          <w:instrText xml:space="preserve"> </w:instrText>
        </w:r>
        <w:r w:rsidRPr="00030CD6">
          <w:rPr>
            <w:rStyle w:val="Hyperlink"/>
            <w:noProof/>
          </w:rPr>
        </w:r>
        <w:r w:rsidRPr="00030CD6">
          <w:rPr>
            <w:rStyle w:val="Hyperlink"/>
            <w:noProof/>
          </w:rPr>
          <w:fldChar w:fldCharType="separate"/>
        </w:r>
        <w:r w:rsidRPr="00030CD6">
          <w:rPr>
            <w:rStyle w:val="Hyperlink"/>
            <w:noProof/>
          </w:rPr>
          <w:t>3.2.2</w:t>
        </w:r>
        <w:r>
          <w:rPr>
            <w:rFonts w:asciiTheme="minorHAnsi" w:eastAsiaTheme="minorEastAsia" w:hAnsiTheme="minorHAnsi" w:cstheme="minorBidi"/>
            <w:noProof/>
            <w:sz w:val="22"/>
            <w:szCs w:val="22"/>
          </w:rPr>
          <w:tab/>
        </w:r>
        <w:r w:rsidRPr="00030CD6">
          <w:rPr>
            <w:rStyle w:val="Hyperlink"/>
            <w:noProof/>
          </w:rPr>
          <w:t>Medição da curva</w:t>
        </w:r>
        <w:r>
          <w:rPr>
            <w:noProof/>
            <w:webHidden/>
          </w:rPr>
          <w:tab/>
        </w:r>
        <w:r>
          <w:rPr>
            <w:noProof/>
            <w:webHidden/>
          </w:rPr>
          <w:fldChar w:fldCharType="begin"/>
        </w:r>
        <w:r>
          <w:rPr>
            <w:noProof/>
            <w:webHidden/>
          </w:rPr>
          <w:instrText xml:space="preserve"> PAGEREF _Toc500174851 \h </w:instrText>
        </w:r>
        <w:r>
          <w:rPr>
            <w:noProof/>
            <w:webHidden/>
          </w:rPr>
        </w:r>
      </w:ins>
      <w:r>
        <w:rPr>
          <w:noProof/>
          <w:webHidden/>
        </w:rPr>
        <w:fldChar w:fldCharType="separate"/>
      </w:r>
      <w:ins w:id="134" w:author="megacatia@hotmail.com" w:date="2017-12-04T19:38:00Z">
        <w:r w:rsidR="00820154">
          <w:rPr>
            <w:noProof/>
            <w:webHidden/>
          </w:rPr>
          <w:t>21</w:t>
        </w:r>
      </w:ins>
      <w:ins w:id="135" w:author="megacatia@hotmail.com" w:date="2017-12-04T18:18:00Z">
        <w:r>
          <w:rPr>
            <w:noProof/>
            <w:webHidden/>
          </w:rPr>
          <w:fldChar w:fldCharType="end"/>
        </w:r>
        <w:r w:rsidRPr="00030CD6">
          <w:rPr>
            <w:rStyle w:val="Hyperlink"/>
            <w:noProof/>
          </w:rPr>
          <w:fldChar w:fldCharType="end"/>
        </w:r>
      </w:ins>
    </w:p>
    <w:p w14:paraId="7889E9F9" w14:textId="59CC9AC7" w:rsidR="00AB195C" w:rsidRDefault="00AB195C">
      <w:pPr>
        <w:pStyle w:val="Sumrio3"/>
        <w:tabs>
          <w:tab w:val="left" w:pos="1200"/>
          <w:tab w:val="right" w:pos="9062"/>
        </w:tabs>
        <w:rPr>
          <w:ins w:id="136" w:author="megacatia@hotmail.com" w:date="2017-12-04T18:18:00Z"/>
          <w:rFonts w:asciiTheme="minorHAnsi" w:eastAsiaTheme="minorEastAsia" w:hAnsiTheme="minorHAnsi" w:cstheme="minorBidi"/>
          <w:noProof/>
          <w:sz w:val="22"/>
          <w:szCs w:val="22"/>
        </w:rPr>
      </w:pPr>
      <w:ins w:id="137" w:author="megacatia@hotmail.com" w:date="2017-12-04T18:18:00Z">
        <w:r w:rsidRPr="00030CD6">
          <w:rPr>
            <w:rStyle w:val="Hyperlink"/>
            <w:noProof/>
          </w:rPr>
          <w:fldChar w:fldCharType="begin"/>
        </w:r>
        <w:r w:rsidRPr="00030CD6">
          <w:rPr>
            <w:rStyle w:val="Hyperlink"/>
            <w:noProof/>
          </w:rPr>
          <w:instrText xml:space="preserve"> </w:instrText>
        </w:r>
        <w:r>
          <w:rPr>
            <w:noProof/>
          </w:rPr>
          <w:instrText>HYPERLINK \l "_Toc500174852"</w:instrText>
        </w:r>
        <w:r w:rsidRPr="00030CD6">
          <w:rPr>
            <w:rStyle w:val="Hyperlink"/>
            <w:noProof/>
          </w:rPr>
          <w:instrText xml:space="preserve"> </w:instrText>
        </w:r>
        <w:r w:rsidRPr="00030CD6">
          <w:rPr>
            <w:rStyle w:val="Hyperlink"/>
            <w:noProof/>
          </w:rPr>
        </w:r>
        <w:r w:rsidRPr="00030CD6">
          <w:rPr>
            <w:rStyle w:val="Hyperlink"/>
            <w:noProof/>
          </w:rPr>
          <w:fldChar w:fldCharType="separate"/>
        </w:r>
        <w:r w:rsidRPr="00030CD6">
          <w:rPr>
            <w:rStyle w:val="Hyperlink"/>
            <w:noProof/>
          </w:rPr>
          <w:t>3.2.3</w:t>
        </w:r>
        <w:r>
          <w:rPr>
            <w:rFonts w:asciiTheme="minorHAnsi" w:eastAsiaTheme="minorEastAsia" w:hAnsiTheme="minorHAnsi" w:cstheme="minorBidi"/>
            <w:noProof/>
            <w:sz w:val="22"/>
            <w:szCs w:val="22"/>
          </w:rPr>
          <w:tab/>
        </w:r>
        <w:r w:rsidRPr="00030CD6">
          <w:rPr>
            <w:rStyle w:val="Hyperlink"/>
            <w:noProof/>
          </w:rPr>
          <w:t>Medição da Temperatura</w:t>
        </w:r>
        <w:r>
          <w:rPr>
            <w:noProof/>
            <w:webHidden/>
          </w:rPr>
          <w:tab/>
        </w:r>
        <w:r>
          <w:rPr>
            <w:noProof/>
            <w:webHidden/>
          </w:rPr>
          <w:fldChar w:fldCharType="begin"/>
        </w:r>
        <w:r>
          <w:rPr>
            <w:noProof/>
            <w:webHidden/>
          </w:rPr>
          <w:instrText xml:space="preserve"> PAGEREF _Toc500174852 \h </w:instrText>
        </w:r>
        <w:r>
          <w:rPr>
            <w:noProof/>
            <w:webHidden/>
          </w:rPr>
        </w:r>
      </w:ins>
      <w:r>
        <w:rPr>
          <w:noProof/>
          <w:webHidden/>
        </w:rPr>
        <w:fldChar w:fldCharType="separate"/>
      </w:r>
      <w:ins w:id="138" w:author="megacatia@hotmail.com" w:date="2017-12-04T19:38:00Z">
        <w:r w:rsidR="00820154">
          <w:rPr>
            <w:noProof/>
            <w:webHidden/>
          </w:rPr>
          <w:t>22</w:t>
        </w:r>
      </w:ins>
      <w:ins w:id="139" w:author="megacatia@hotmail.com" w:date="2017-12-04T18:18:00Z">
        <w:r>
          <w:rPr>
            <w:noProof/>
            <w:webHidden/>
          </w:rPr>
          <w:fldChar w:fldCharType="end"/>
        </w:r>
        <w:r w:rsidRPr="00030CD6">
          <w:rPr>
            <w:rStyle w:val="Hyperlink"/>
            <w:noProof/>
          </w:rPr>
          <w:fldChar w:fldCharType="end"/>
        </w:r>
      </w:ins>
    </w:p>
    <w:p w14:paraId="5DE1F2BC" w14:textId="488D60B1" w:rsidR="00AB195C" w:rsidRDefault="00AB195C">
      <w:pPr>
        <w:pStyle w:val="Sumrio3"/>
        <w:tabs>
          <w:tab w:val="left" w:pos="1200"/>
          <w:tab w:val="right" w:pos="9062"/>
        </w:tabs>
        <w:rPr>
          <w:ins w:id="140" w:author="megacatia@hotmail.com" w:date="2017-12-04T18:18:00Z"/>
          <w:rFonts w:asciiTheme="minorHAnsi" w:eastAsiaTheme="minorEastAsia" w:hAnsiTheme="minorHAnsi" w:cstheme="minorBidi"/>
          <w:noProof/>
          <w:sz w:val="22"/>
          <w:szCs w:val="22"/>
        </w:rPr>
      </w:pPr>
      <w:ins w:id="141" w:author="megacatia@hotmail.com" w:date="2017-12-04T18:18:00Z">
        <w:r w:rsidRPr="00030CD6">
          <w:rPr>
            <w:rStyle w:val="Hyperlink"/>
            <w:noProof/>
          </w:rPr>
          <w:fldChar w:fldCharType="begin"/>
        </w:r>
        <w:r w:rsidRPr="00030CD6">
          <w:rPr>
            <w:rStyle w:val="Hyperlink"/>
            <w:noProof/>
          </w:rPr>
          <w:instrText xml:space="preserve"> </w:instrText>
        </w:r>
        <w:r>
          <w:rPr>
            <w:noProof/>
          </w:rPr>
          <w:instrText>HYPERLINK \l "_Toc500174853"</w:instrText>
        </w:r>
        <w:r w:rsidRPr="00030CD6">
          <w:rPr>
            <w:rStyle w:val="Hyperlink"/>
            <w:noProof/>
          </w:rPr>
          <w:instrText xml:space="preserve"> </w:instrText>
        </w:r>
        <w:r w:rsidRPr="00030CD6">
          <w:rPr>
            <w:rStyle w:val="Hyperlink"/>
            <w:noProof/>
          </w:rPr>
        </w:r>
        <w:r w:rsidRPr="00030CD6">
          <w:rPr>
            <w:rStyle w:val="Hyperlink"/>
            <w:noProof/>
          </w:rPr>
          <w:fldChar w:fldCharType="separate"/>
        </w:r>
        <w:r w:rsidRPr="00030CD6">
          <w:rPr>
            <w:rStyle w:val="Hyperlink"/>
            <w:noProof/>
          </w:rPr>
          <w:t>3.2.4</w:t>
        </w:r>
        <w:r>
          <w:rPr>
            <w:rFonts w:asciiTheme="minorHAnsi" w:eastAsiaTheme="minorEastAsia" w:hAnsiTheme="minorHAnsi" w:cstheme="minorBidi"/>
            <w:noProof/>
            <w:sz w:val="22"/>
            <w:szCs w:val="22"/>
          </w:rPr>
          <w:tab/>
        </w:r>
        <w:r w:rsidRPr="00030CD6">
          <w:rPr>
            <w:rStyle w:val="Hyperlink"/>
            <w:noProof/>
          </w:rPr>
          <w:t>Configuração da fonte de Tensão</w:t>
        </w:r>
        <w:r>
          <w:rPr>
            <w:noProof/>
            <w:webHidden/>
          </w:rPr>
          <w:tab/>
        </w:r>
        <w:r>
          <w:rPr>
            <w:noProof/>
            <w:webHidden/>
          </w:rPr>
          <w:fldChar w:fldCharType="begin"/>
        </w:r>
        <w:r>
          <w:rPr>
            <w:noProof/>
            <w:webHidden/>
          </w:rPr>
          <w:instrText xml:space="preserve"> PAGEREF _Toc500174853 \h </w:instrText>
        </w:r>
        <w:r>
          <w:rPr>
            <w:noProof/>
            <w:webHidden/>
          </w:rPr>
        </w:r>
      </w:ins>
      <w:r>
        <w:rPr>
          <w:noProof/>
          <w:webHidden/>
        </w:rPr>
        <w:fldChar w:fldCharType="separate"/>
      </w:r>
      <w:ins w:id="142" w:author="megacatia@hotmail.com" w:date="2017-12-04T19:38:00Z">
        <w:r w:rsidR="00820154">
          <w:rPr>
            <w:noProof/>
            <w:webHidden/>
          </w:rPr>
          <w:t>22</w:t>
        </w:r>
      </w:ins>
      <w:ins w:id="143" w:author="megacatia@hotmail.com" w:date="2017-12-04T18:18:00Z">
        <w:r>
          <w:rPr>
            <w:noProof/>
            <w:webHidden/>
          </w:rPr>
          <w:fldChar w:fldCharType="end"/>
        </w:r>
        <w:r w:rsidRPr="00030CD6">
          <w:rPr>
            <w:rStyle w:val="Hyperlink"/>
            <w:noProof/>
          </w:rPr>
          <w:fldChar w:fldCharType="end"/>
        </w:r>
      </w:ins>
    </w:p>
    <w:p w14:paraId="402A0B1C" w14:textId="459D8C7A" w:rsidR="00AB195C" w:rsidRDefault="00AB195C">
      <w:pPr>
        <w:pStyle w:val="Sumrio3"/>
        <w:tabs>
          <w:tab w:val="left" w:pos="1200"/>
          <w:tab w:val="right" w:pos="9062"/>
        </w:tabs>
        <w:rPr>
          <w:ins w:id="144" w:author="megacatia@hotmail.com" w:date="2017-12-04T18:18:00Z"/>
          <w:rFonts w:asciiTheme="minorHAnsi" w:eastAsiaTheme="minorEastAsia" w:hAnsiTheme="minorHAnsi" w:cstheme="minorBidi"/>
          <w:noProof/>
          <w:sz w:val="22"/>
          <w:szCs w:val="22"/>
        </w:rPr>
      </w:pPr>
      <w:ins w:id="145" w:author="megacatia@hotmail.com" w:date="2017-12-04T18:18:00Z">
        <w:r w:rsidRPr="00030CD6">
          <w:rPr>
            <w:rStyle w:val="Hyperlink"/>
            <w:noProof/>
          </w:rPr>
          <w:fldChar w:fldCharType="begin"/>
        </w:r>
        <w:r w:rsidRPr="00030CD6">
          <w:rPr>
            <w:rStyle w:val="Hyperlink"/>
            <w:noProof/>
          </w:rPr>
          <w:instrText xml:space="preserve"> </w:instrText>
        </w:r>
        <w:r>
          <w:rPr>
            <w:noProof/>
          </w:rPr>
          <w:instrText>HYPERLINK \l "_Toc500174854"</w:instrText>
        </w:r>
        <w:r w:rsidRPr="00030CD6">
          <w:rPr>
            <w:rStyle w:val="Hyperlink"/>
            <w:noProof/>
          </w:rPr>
          <w:instrText xml:space="preserve"> </w:instrText>
        </w:r>
        <w:r w:rsidRPr="00030CD6">
          <w:rPr>
            <w:rStyle w:val="Hyperlink"/>
            <w:noProof/>
          </w:rPr>
        </w:r>
        <w:r w:rsidRPr="00030CD6">
          <w:rPr>
            <w:rStyle w:val="Hyperlink"/>
            <w:noProof/>
          </w:rPr>
          <w:fldChar w:fldCharType="separate"/>
        </w:r>
        <w:r w:rsidRPr="00030CD6">
          <w:rPr>
            <w:rStyle w:val="Hyperlink"/>
            <w:noProof/>
          </w:rPr>
          <w:t>3.2.5</w:t>
        </w:r>
        <w:r>
          <w:rPr>
            <w:rFonts w:asciiTheme="minorHAnsi" w:eastAsiaTheme="minorEastAsia" w:hAnsiTheme="minorHAnsi" w:cstheme="minorBidi"/>
            <w:noProof/>
            <w:sz w:val="22"/>
            <w:szCs w:val="22"/>
          </w:rPr>
          <w:tab/>
        </w:r>
        <w:r w:rsidRPr="00030CD6">
          <w:rPr>
            <w:rStyle w:val="Hyperlink"/>
            <w:noProof/>
          </w:rPr>
          <w:t>Aquisição de Dados IxV</w:t>
        </w:r>
        <w:r>
          <w:rPr>
            <w:noProof/>
            <w:webHidden/>
          </w:rPr>
          <w:tab/>
        </w:r>
        <w:r>
          <w:rPr>
            <w:noProof/>
            <w:webHidden/>
          </w:rPr>
          <w:fldChar w:fldCharType="begin"/>
        </w:r>
        <w:r>
          <w:rPr>
            <w:noProof/>
            <w:webHidden/>
          </w:rPr>
          <w:instrText xml:space="preserve"> PAGEREF _Toc500174854 \h </w:instrText>
        </w:r>
        <w:r>
          <w:rPr>
            <w:noProof/>
            <w:webHidden/>
          </w:rPr>
        </w:r>
      </w:ins>
      <w:r>
        <w:rPr>
          <w:noProof/>
          <w:webHidden/>
        </w:rPr>
        <w:fldChar w:fldCharType="separate"/>
      </w:r>
      <w:ins w:id="146" w:author="megacatia@hotmail.com" w:date="2017-12-04T19:38:00Z">
        <w:r w:rsidR="00820154">
          <w:rPr>
            <w:noProof/>
            <w:webHidden/>
          </w:rPr>
          <w:t>23</w:t>
        </w:r>
      </w:ins>
      <w:ins w:id="147" w:author="megacatia@hotmail.com" w:date="2017-12-04T18:18:00Z">
        <w:r>
          <w:rPr>
            <w:noProof/>
            <w:webHidden/>
          </w:rPr>
          <w:fldChar w:fldCharType="end"/>
        </w:r>
        <w:r w:rsidRPr="00030CD6">
          <w:rPr>
            <w:rStyle w:val="Hyperlink"/>
            <w:noProof/>
          </w:rPr>
          <w:fldChar w:fldCharType="end"/>
        </w:r>
      </w:ins>
    </w:p>
    <w:p w14:paraId="27F911D5" w14:textId="01B6B9FC" w:rsidR="00AB195C" w:rsidRDefault="00AB195C">
      <w:pPr>
        <w:pStyle w:val="Sumrio3"/>
        <w:tabs>
          <w:tab w:val="left" w:pos="1200"/>
          <w:tab w:val="right" w:pos="9062"/>
        </w:tabs>
        <w:rPr>
          <w:ins w:id="148" w:author="megacatia@hotmail.com" w:date="2017-12-04T18:18:00Z"/>
          <w:rFonts w:asciiTheme="minorHAnsi" w:eastAsiaTheme="minorEastAsia" w:hAnsiTheme="minorHAnsi" w:cstheme="minorBidi"/>
          <w:noProof/>
          <w:sz w:val="22"/>
          <w:szCs w:val="22"/>
        </w:rPr>
      </w:pPr>
      <w:ins w:id="149" w:author="megacatia@hotmail.com" w:date="2017-12-04T18:18:00Z">
        <w:r w:rsidRPr="00030CD6">
          <w:rPr>
            <w:rStyle w:val="Hyperlink"/>
            <w:noProof/>
          </w:rPr>
          <w:fldChar w:fldCharType="begin"/>
        </w:r>
        <w:r w:rsidRPr="00030CD6">
          <w:rPr>
            <w:rStyle w:val="Hyperlink"/>
            <w:noProof/>
          </w:rPr>
          <w:instrText xml:space="preserve"> </w:instrText>
        </w:r>
        <w:r>
          <w:rPr>
            <w:noProof/>
          </w:rPr>
          <w:instrText>HYPERLINK \l "_Toc500174855"</w:instrText>
        </w:r>
        <w:r w:rsidRPr="00030CD6">
          <w:rPr>
            <w:rStyle w:val="Hyperlink"/>
            <w:noProof/>
          </w:rPr>
          <w:instrText xml:space="preserve"> </w:instrText>
        </w:r>
        <w:r w:rsidRPr="00030CD6">
          <w:rPr>
            <w:rStyle w:val="Hyperlink"/>
            <w:noProof/>
          </w:rPr>
        </w:r>
        <w:r w:rsidRPr="00030CD6">
          <w:rPr>
            <w:rStyle w:val="Hyperlink"/>
            <w:noProof/>
          </w:rPr>
          <w:fldChar w:fldCharType="separate"/>
        </w:r>
        <w:r w:rsidRPr="00030CD6">
          <w:rPr>
            <w:rStyle w:val="Hyperlink"/>
            <w:noProof/>
          </w:rPr>
          <w:t>3.2.6</w:t>
        </w:r>
        <w:r>
          <w:rPr>
            <w:rFonts w:asciiTheme="minorHAnsi" w:eastAsiaTheme="minorEastAsia" w:hAnsiTheme="minorHAnsi" w:cstheme="minorBidi"/>
            <w:noProof/>
            <w:sz w:val="22"/>
            <w:szCs w:val="22"/>
          </w:rPr>
          <w:tab/>
        </w:r>
        <w:r w:rsidRPr="00030CD6">
          <w:rPr>
            <w:rStyle w:val="Hyperlink"/>
            <w:noProof/>
          </w:rPr>
          <w:t>Topo do Arquivo de dados</w:t>
        </w:r>
        <w:r>
          <w:rPr>
            <w:noProof/>
            <w:webHidden/>
          </w:rPr>
          <w:tab/>
        </w:r>
        <w:r>
          <w:rPr>
            <w:noProof/>
            <w:webHidden/>
          </w:rPr>
          <w:fldChar w:fldCharType="begin"/>
        </w:r>
        <w:r>
          <w:rPr>
            <w:noProof/>
            <w:webHidden/>
          </w:rPr>
          <w:instrText xml:space="preserve"> PAGEREF _Toc500174855 \h </w:instrText>
        </w:r>
        <w:r>
          <w:rPr>
            <w:noProof/>
            <w:webHidden/>
          </w:rPr>
        </w:r>
      </w:ins>
      <w:r>
        <w:rPr>
          <w:noProof/>
          <w:webHidden/>
        </w:rPr>
        <w:fldChar w:fldCharType="separate"/>
      </w:r>
      <w:ins w:id="150" w:author="megacatia@hotmail.com" w:date="2017-12-04T19:38:00Z">
        <w:r w:rsidR="00820154">
          <w:rPr>
            <w:noProof/>
            <w:webHidden/>
          </w:rPr>
          <w:t>24</w:t>
        </w:r>
      </w:ins>
      <w:ins w:id="151" w:author="megacatia@hotmail.com" w:date="2017-12-04T18:18:00Z">
        <w:r>
          <w:rPr>
            <w:noProof/>
            <w:webHidden/>
          </w:rPr>
          <w:fldChar w:fldCharType="end"/>
        </w:r>
        <w:r w:rsidRPr="00030CD6">
          <w:rPr>
            <w:rStyle w:val="Hyperlink"/>
            <w:noProof/>
          </w:rPr>
          <w:fldChar w:fldCharType="end"/>
        </w:r>
      </w:ins>
    </w:p>
    <w:p w14:paraId="192DD7FF" w14:textId="3F2D7E75" w:rsidR="00AB195C" w:rsidRDefault="00AB195C">
      <w:pPr>
        <w:pStyle w:val="Sumrio3"/>
        <w:tabs>
          <w:tab w:val="left" w:pos="1200"/>
          <w:tab w:val="right" w:pos="9062"/>
        </w:tabs>
        <w:rPr>
          <w:ins w:id="152" w:author="megacatia@hotmail.com" w:date="2017-12-04T18:18:00Z"/>
          <w:rFonts w:asciiTheme="minorHAnsi" w:eastAsiaTheme="minorEastAsia" w:hAnsiTheme="minorHAnsi" w:cstheme="minorBidi"/>
          <w:noProof/>
          <w:sz w:val="22"/>
          <w:szCs w:val="22"/>
        </w:rPr>
      </w:pPr>
      <w:ins w:id="153" w:author="megacatia@hotmail.com" w:date="2017-12-04T18:18:00Z">
        <w:r w:rsidRPr="00030CD6">
          <w:rPr>
            <w:rStyle w:val="Hyperlink"/>
            <w:noProof/>
          </w:rPr>
          <w:lastRenderedPageBreak/>
          <w:fldChar w:fldCharType="begin"/>
        </w:r>
        <w:r w:rsidRPr="00030CD6">
          <w:rPr>
            <w:rStyle w:val="Hyperlink"/>
            <w:noProof/>
          </w:rPr>
          <w:instrText xml:space="preserve"> </w:instrText>
        </w:r>
        <w:r>
          <w:rPr>
            <w:noProof/>
          </w:rPr>
          <w:instrText>HYPERLINK \l "_Toc500174856"</w:instrText>
        </w:r>
        <w:r w:rsidRPr="00030CD6">
          <w:rPr>
            <w:rStyle w:val="Hyperlink"/>
            <w:noProof/>
          </w:rPr>
          <w:instrText xml:space="preserve"> </w:instrText>
        </w:r>
        <w:r w:rsidRPr="00030CD6">
          <w:rPr>
            <w:rStyle w:val="Hyperlink"/>
            <w:noProof/>
          </w:rPr>
        </w:r>
        <w:r w:rsidRPr="00030CD6">
          <w:rPr>
            <w:rStyle w:val="Hyperlink"/>
            <w:noProof/>
          </w:rPr>
          <w:fldChar w:fldCharType="separate"/>
        </w:r>
        <w:r w:rsidRPr="00030CD6">
          <w:rPr>
            <w:rStyle w:val="Hyperlink"/>
            <w:noProof/>
          </w:rPr>
          <w:t>3.2.7</w:t>
        </w:r>
        <w:r>
          <w:rPr>
            <w:rFonts w:asciiTheme="minorHAnsi" w:eastAsiaTheme="minorEastAsia" w:hAnsiTheme="minorHAnsi" w:cstheme="minorBidi"/>
            <w:noProof/>
            <w:sz w:val="22"/>
            <w:szCs w:val="22"/>
          </w:rPr>
          <w:tab/>
        </w:r>
        <w:r w:rsidRPr="00030CD6">
          <w:rPr>
            <w:rStyle w:val="Hyperlink"/>
            <w:noProof/>
          </w:rPr>
          <w:t>Local dos arquivos de dados</w:t>
        </w:r>
        <w:r>
          <w:rPr>
            <w:noProof/>
            <w:webHidden/>
          </w:rPr>
          <w:tab/>
        </w:r>
        <w:r>
          <w:rPr>
            <w:noProof/>
            <w:webHidden/>
          </w:rPr>
          <w:fldChar w:fldCharType="begin"/>
        </w:r>
        <w:r>
          <w:rPr>
            <w:noProof/>
            <w:webHidden/>
          </w:rPr>
          <w:instrText xml:space="preserve"> PAGEREF _Toc500174856 \h </w:instrText>
        </w:r>
        <w:r>
          <w:rPr>
            <w:noProof/>
            <w:webHidden/>
          </w:rPr>
        </w:r>
      </w:ins>
      <w:r>
        <w:rPr>
          <w:noProof/>
          <w:webHidden/>
        </w:rPr>
        <w:fldChar w:fldCharType="separate"/>
      </w:r>
      <w:ins w:id="154" w:author="megacatia@hotmail.com" w:date="2017-12-04T19:38:00Z">
        <w:r w:rsidR="00820154">
          <w:rPr>
            <w:noProof/>
            <w:webHidden/>
          </w:rPr>
          <w:t>24</w:t>
        </w:r>
      </w:ins>
      <w:ins w:id="155" w:author="megacatia@hotmail.com" w:date="2017-12-04T18:18:00Z">
        <w:r>
          <w:rPr>
            <w:noProof/>
            <w:webHidden/>
          </w:rPr>
          <w:fldChar w:fldCharType="end"/>
        </w:r>
        <w:r w:rsidRPr="00030CD6">
          <w:rPr>
            <w:rStyle w:val="Hyperlink"/>
            <w:noProof/>
          </w:rPr>
          <w:fldChar w:fldCharType="end"/>
        </w:r>
      </w:ins>
    </w:p>
    <w:p w14:paraId="0EC40D48" w14:textId="2CB50F64" w:rsidR="00AB195C" w:rsidRDefault="00AB195C">
      <w:pPr>
        <w:pStyle w:val="Sumrio3"/>
        <w:tabs>
          <w:tab w:val="left" w:pos="1200"/>
          <w:tab w:val="right" w:pos="9062"/>
        </w:tabs>
        <w:rPr>
          <w:ins w:id="156" w:author="megacatia@hotmail.com" w:date="2017-12-04T18:18:00Z"/>
          <w:rFonts w:asciiTheme="minorHAnsi" w:eastAsiaTheme="minorEastAsia" w:hAnsiTheme="minorHAnsi" w:cstheme="minorBidi"/>
          <w:noProof/>
          <w:sz w:val="22"/>
          <w:szCs w:val="22"/>
        </w:rPr>
      </w:pPr>
      <w:ins w:id="157" w:author="megacatia@hotmail.com" w:date="2017-12-04T18:18:00Z">
        <w:r w:rsidRPr="00030CD6">
          <w:rPr>
            <w:rStyle w:val="Hyperlink"/>
            <w:noProof/>
          </w:rPr>
          <w:fldChar w:fldCharType="begin"/>
        </w:r>
        <w:r w:rsidRPr="00030CD6">
          <w:rPr>
            <w:rStyle w:val="Hyperlink"/>
            <w:noProof/>
          </w:rPr>
          <w:instrText xml:space="preserve"> </w:instrText>
        </w:r>
        <w:r>
          <w:rPr>
            <w:noProof/>
          </w:rPr>
          <w:instrText>HYPERLINK \l "_Toc500174857"</w:instrText>
        </w:r>
        <w:r w:rsidRPr="00030CD6">
          <w:rPr>
            <w:rStyle w:val="Hyperlink"/>
            <w:noProof/>
          </w:rPr>
          <w:instrText xml:space="preserve"> </w:instrText>
        </w:r>
        <w:r w:rsidRPr="00030CD6">
          <w:rPr>
            <w:rStyle w:val="Hyperlink"/>
            <w:noProof/>
          </w:rPr>
        </w:r>
        <w:r w:rsidRPr="00030CD6">
          <w:rPr>
            <w:rStyle w:val="Hyperlink"/>
            <w:noProof/>
          </w:rPr>
          <w:fldChar w:fldCharType="separate"/>
        </w:r>
        <w:r w:rsidRPr="00030CD6">
          <w:rPr>
            <w:rStyle w:val="Hyperlink"/>
            <w:noProof/>
          </w:rPr>
          <w:t>3.2.8</w:t>
        </w:r>
        <w:r>
          <w:rPr>
            <w:rFonts w:asciiTheme="minorHAnsi" w:eastAsiaTheme="minorEastAsia" w:hAnsiTheme="minorHAnsi" w:cstheme="minorBidi"/>
            <w:noProof/>
            <w:sz w:val="22"/>
            <w:szCs w:val="22"/>
          </w:rPr>
          <w:tab/>
        </w:r>
        <w:r w:rsidRPr="00030CD6">
          <w:rPr>
            <w:rStyle w:val="Hyperlink"/>
            <w:noProof/>
          </w:rPr>
          <w:t>Cálculo dos Parâmetros</w:t>
        </w:r>
        <w:r>
          <w:rPr>
            <w:noProof/>
            <w:webHidden/>
          </w:rPr>
          <w:tab/>
        </w:r>
        <w:r>
          <w:rPr>
            <w:noProof/>
            <w:webHidden/>
          </w:rPr>
          <w:fldChar w:fldCharType="begin"/>
        </w:r>
        <w:r>
          <w:rPr>
            <w:noProof/>
            <w:webHidden/>
          </w:rPr>
          <w:instrText xml:space="preserve"> PAGEREF _Toc500174857 \h </w:instrText>
        </w:r>
        <w:r>
          <w:rPr>
            <w:noProof/>
            <w:webHidden/>
          </w:rPr>
        </w:r>
      </w:ins>
      <w:r>
        <w:rPr>
          <w:noProof/>
          <w:webHidden/>
        </w:rPr>
        <w:fldChar w:fldCharType="separate"/>
      </w:r>
      <w:ins w:id="158" w:author="megacatia@hotmail.com" w:date="2017-12-04T19:38:00Z">
        <w:r w:rsidR="00820154">
          <w:rPr>
            <w:noProof/>
            <w:webHidden/>
          </w:rPr>
          <w:t>25</w:t>
        </w:r>
      </w:ins>
      <w:ins w:id="159" w:author="megacatia@hotmail.com" w:date="2017-12-04T18:18:00Z">
        <w:r>
          <w:rPr>
            <w:noProof/>
            <w:webHidden/>
          </w:rPr>
          <w:fldChar w:fldCharType="end"/>
        </w:r>
        <w:r w:rsidRPr="00030CD6">
          <w:rPr>
            <w:rStyle w:val="Hyperlink"/>
            <w:noProof/>
          </w:rPr>
          <w:fldChar w:fldCharType="end"/>
        </w:r>
      </w:ins>
    </w:p>
    <w:p w14:paraId="123E4D1D" w14:textId="087B5E7C" w:rsidR="00AB195C" w:rsidRDefault="00AB195C">
      <w:pPr>
        <w:pStyle w:val="Sumrio3"/>
        <w:tabs>
          <w:tab w:val="left" w:pos="1200"/>
          <w:tab w:val="right" w:pos="9062"/>
        </w:tabs>
        <w:rPr>
          <w:ins w:id="160" w:author="megacatia@hotmail.com" w:date="2017-12-04T18:18:00Z"/>
          <w:rFonts w:asciiTheme="minorHAnsi" w:eastAsiaTheme="minorEastAsia" w:hAnsiTheme="minorHAnsi" w:cstheme="minorBidi"/>
          <w:noProof/>
          <w:sz w:val="22"/>
          <w:szCs w:val="22"/>
        </w:rPr>
      </w:pPr>
      <w:ins w:id="161" w:author="megacatia@hotmail.com" w:date="2017-12-04T18:18:00Z">
        <w:r w:rsidRPr="00030CD6">
          <w:rPr>
            <w:rStyle w:val="Hyperlink"/>
            <w:noProof/>
          </w:rPr>
          <w:fldChar w:fldCharType="begin"/>
        </w:r>
        <w:r w:rsidRPr="00030CD6">
          <w:rPr>
            <w:rStyle w:val="Hyperlink"/>
            <w:noProof/>
          </w:rPr>
          <w:instrText xml:space="preserve"> </w:instrText>
        </w:r>
        <w:r>
          <w:rPr>
            <w:noProof/>
          </w:rPr>
          <w:instrText>HYPERLINK \l "_Toc500174858"</w:instrText>
        </w:r>
        <w:r w:rsidRPr="00030CD6">
          <w:rPr>
            <w:rStyle w:val="Hyperlink"/>
            <w:noProof/>
          </w:rPr>
          <w:instrText xml:space="preserve"> </w:instrText>
        </w:r>
        <w:r w:rsidRPr="00030CD6">
          <w:rPr>
            <w:rStyle w:val="Hyperlink"/>
            <w:noProof/>
          </w:rPr>
        </w:r>
        <w:r w:rsidRPr="00030CD6">
          <w:rPr>
            <w:rStyle w:val="Hyperlink"/>
            <w:noProof/>
          </w:rPr>
          <w:fldChar w:fldCharType="separate"/>
        </w:r>
        <w:r w:rsidRPr="00030CD6">
          <w:rPr>
            <w:rStyle w:val="Hyperlink"/>
            <w:noProof/>
          </w:rPr>
          <w:t>3.2.9</w:t>
        </w:r>
        <w:r>
          <w:rPr>
            <w:rFonts w:asciiTheme="minorHAnsi" w:eastAsiaTheme="minorEastAsia" w:hAnsiTheme="minorHAnsi" w:cstheme="minorBidi"/>
            <w:noProof/>
            <w:sz w:val="22"/>
            <w:szCs w:val="22"/>
          </w:rPr>
          <w:tab/>
        </w:r>
        <w:r w:rsidRPr="00030CD6">
          <w:rPr>
            <w:rStyle w:val="Hyperlink"/>
            <w:noProof/>
          </w:rPr>
          <w:t>Correção da curva em função da Temperatura</w:t>
        </w:r>
        <w:r>
          <w:rPr>
            <w:noProof/>
            <w:webHidden/>
          </w:rPr>
          <w:tab/>
        </w:r>
        <w:r>
          <w:rPr>
            <w:noProof/>
            <w:webHidden/>
          </w:rPr>
          <w:fldChar w:fldCharType="begin"/>
        </w:r>
        <w:r>
          <w:rPr>
            <w:noProof/>
            <w:webHidden/>
          </w:rPr>
          <w:instrText xml:space="preserve"> PAGEREF _Toc500174858 \h </w:instrText>
        </w:r>
        <w:r>
          <w:rPr>
            <w:noProof/>
            <w:webHidden/>
          </w:rPr>
        </w:r>
      </w:ins>
      <w:r>
        <w:rPr>
          <w:noProof/>
          <w:webHidden/>
        </w:rPr>
        <w:fldChar w:fldCharType="separate"/>
      </w:r>
      <w:ins w:id="162" w:author="megacatia@hotmail.com" w:date="2017-12-04T19:38:00Z">
        <w:r w:rsidR="00820154">
          <w:rPr>
            <w:noProof/>
            <w:webHidden/>
          </w:rPr>
          <w:t>26</w:t>
        </w:r>
      </w:ins>
      <w:ins w:id="163" w:author="megacatia@hotmail.com" w:date="2017-12-04T18:18:00Z">
        <w:r>
          <w:rPr>
            <w:noProof/>
            <w:webHidden/>
          </w:rPr>
          <w:fldChar w:fldCharType="end"/>
        </w:r>
        <w:r w:rsidRPr="00030CD6">
          <w:rPr>
            <w:rStyle w:val="Hyperlink"/>
            <w:noProof/>
          </w:rPr>
          <w:fldChar w:fldCharType="end"/>
        </w:r>
      </w:ins>
    </w:p>
    <w:p w14:paraId="7B210FB9" w14:textId="796DFC7A" w:rsidR="00AB195C" w:rsidRDefault="00AB195C">
      <w:pPr>
        <w:pStyle w:val="Sumrio4"/>
        <w:tabs>
          <w:tab w:val="left" w:pos="2309"/>
          <w:tab w:val="right" w:pos="9062"/>
        </w:tabs>
        <w:rPr>
          <w:ins w:id="164" w:author="megacatia@hotmail.com" w:date="2017-12-04T18:18:00Z"/>
          <w:rFonts w:asciiTheme="minorHAnsi" w:eastAsiaTheme="minorEastAsia" w:hAnsiTheme="minorHAnsi" w:cstheme="minorBidi"/>
          <w:noProof/>
          <w:sz w:val="22"/>
          <w:szCs w:val="22"/>
        </w:rPr>
      </w:pPr>
      <w:ins w:id="165" w:author="megacatia@hotmail.com" w:date="2017-12-04T18:18:00Z">
        <w:r w:rsidRPr="00030CD6">
          <w:rPr>
            <w:rStyle w:val="Hyperlink"/>
            <w:noProof/>
          </w:rPr>
          <w:fldChar w:fldCharType="begin"/>
        </w:r>
        <w:r w:rsidRPr="00030CD6">
          <w:rPr>
            <w:rStyle w:val="Hyperlink"/>
            <w:noProof/>
          </w:rPr>
          <w:instrText xml:space="preserve"> </w:instrText>
        </w:r>
        <w:r>
          <w:rPr>
            <w:noProof/>
          </w:rPr>
          <w:instrText>HYPERLINK \l "_Toc500174859"</w:instrText>
        </w:r>
        <w:r w:rsidRPr="00030CD6">
          <w:rPr>
            <w:rStyle w:val="Hyperlink"/>
            <w:noProof/>
          </w:rPr>
          <w:instrText xml:space="preserve"> </w:instrText>
        </w:r>
        <w:r w:rsidRPr="00030CD6">
          <w:rPr>
            <w:rStyle w:val="Hyperlink"/>
            <w:noProof/>
          </w:rPr>
        </w:r>
        <w:r w:rsidRPr="00030CD6">
          <w:rPr>
            <w:rStyle w:val="Hyperlink"/>
            <w:noProof/>
          </w:rPr>
          <w:fldChar w:fldCharType="separate"/>
        </w:r>
        <w:r w:rsidRPr="00030CD6">
          <w:rPr>
            <w:rStyle w:val="Hyperlink"/>
            <w:noProof/>
          </w:rPr>
          <w:t>3.2.9.1</w:t>
        </w:r>
        <w:r>
          <w:rPr>
            <w:rFonts w:asciiTheme="minorHAnsi" w:eastAsiaTheme="minorEastAsia" w:hAnsiTheme="minorHAnsi" w:cstheme="minorBidi"/>
            <w:noProof/>
            <w:sz w:val="22"/>
            <w:szCs w:val="22"/>
          </w:rPr>
          <w:tab/>
        </w:r>
        <w:r w:rsidRPr="00030CD6">
          <w:rPr>
            <w:rStyle w:val="Hyperlink"/>
            <w:noProof/>
          </w:rPr>
          <w:t>Menu de correção de curva</w:t>
        </w:r>
        <w:r>
          <w:rPr>
            <w:noProof/>
            <w:webHidden/>
          </w:rPr>
          <w:tab/>
        </w:r>
        <w:r>
          <w:rPr>
            <w:noProof/>
            <w:webHidden/>
          </w:rPr>
          <w:fldChar w:fldCharType="begin"/>
        </w:r>
        <w:r>
          <w:rPr>
            <w:noProof/>
            <w:webHidden/>
          </w:rPr>
          <w:instrText xml:space="preserve"> PAGEREF _Toc500174859 \h </w:instrText>
        </w:r>
        <w:r>
          <w:rPr>
            <w:noProof/>
            <w:webHidden/>
          </w:rPr>
        </w:r>
      </w:ins>
      <w:r>
        <w:rPr>
          <w:noProof/>
          <w:webHidden/>
        </w:rPr>
        <w:fldChar w:fldCharType="separate"/>
      </w:r>
      <w:ins w:id="166" w:author="megacatia@hotmail.com" w:date="2017-12-04T19:38:00Z">
        <w:r w:rsidR="00820154">
          <w:rPr>
            <w:noProof/>
            <w:webHidden/>
          </w:rPr>
          <w:t>27</w:t>
        </w:r>
      </w:ins>
      <w:ins w:id="167" w:author="megacatia@hotmail.com" w:date="2017-12-04T18:18:00Z">
        <w:r>
          <w:rPr>
            <w:noProof/>
            <w:webHidden/>
          </w:rPr>
          <w:fldChar w:fldCharType="end"/>
        </w:r>
        <w:r w:rsidRPr="00030CD6">
          <w:rPr>
            <w:rStyle w:val="Hyperlink"/>
            <w:noProof/>
          </w:rPr>
          <w:fldChar w:fldCharType="end"/>
        </w:r>
      </w:ins>
    </w:p>
    <w:p w14:paraId="3E652345" w14:textId="2924A3F6" w:rsidR="00AB195C" w:rsidRDefault="00AB195C">
      <w:pPr>
        <w:pStyle w:val="Sumrio4"/>
        <w:tabs>
          <w:tab w:val="left" w:pos="2309"/>
          <w:tab w:val="right" w:pos="9062"/>
        </w:tabs>
        <w:rPr>
          <w:ins w:id="168" w:author="megacatia@hotmail.com" w:date="2017-12-04T18:18:00Z"/>
          <w:rFonts w:asciiTheme="minorHAnsi" w:eastAsiaTheme="minorEastAsia" w:hAnsiTheme="minorHAnsi" w:cstheme="minorBidi"/>
          <w:noProof/>
          <w:sz w:val="22"/>
          <w:szCs w:val="22"/>
        </w:rPr>
      </w:pPr>
      <w:ins w:id="169" w:author="megacatia@hotmail.com" w:date="2017-12-04T18:18:00Z">
        <w:r w:rsidRPr="00030CD6">
          <w:rPr>
            <w:rStyle w:val="Hyperlink"/>
            <w:noProof/>
          </w:rPr>
          <w:fldChar w:fldCharType="begin"/>
        </w:r>
        <w:r w:rsidRPr="00030CD6">
          <w:rPr>
            <w:rStyle w:val="Hyperlink"/>
            <w:noProof/>
          </w:rPr>
          <w:instrText xml:space="preserve"> </w:instrText>
        </w:r>
        <w:r>
          <w:rPr>
            <w:noProof/>
          </w:rPr>
          <w:instrText>HYPERLINK \l "_Toc500174860"</w:instrText>
        </w:r>
        <w:r w:rsidRPr="00030CD6">
          <w:rPr>
            <w:rStyle w:val="Hyperlink"/>
            <w:noProof/>
          </w:rPr>
          <w:instrText xml:space="preserve"> </w:instrText>
        </w:r>
        <w:r w:rsidRPr="00030CD6">
          <w:rPr>
            <w:rStyle w:val="Hyperlink"/>
            <w:noProof/>
          </w:rPr>
        </w:r>
        <w:r w:rsidRPr="00030CD6">
          <w:rPr>
            <w:rStyle w:val="Hyperlink"/>
            <w:noProof/>
          </w:rPr>
          <w:fldChar w:fldCharType="separate"/>
        </w:r>
        <w:r w:rsidRPr="00030CD6">
          <w:rPr>
            <w:rStyle w:val="Hyperlink"/>
            <w:noProof/>
          </w:rPr>
          <w:t>3.2.9.2</w:t>
        </w:r>
        <w:r>
          <w:rPr>
            <w:rFonts w:asciiTheme="minorHAnsi" w:eastAsiaTheme="minorEastAsia" w:hAnsiTheme="minorHAnsi" w:cstheme="minorBidi"/>
            <w:noProof/>
            <w:sz w:val="22"/>
            <w:szCs w:val="22"/>
          </w:rPr>
          <w:tab/>
        </w:r>
        <w:r w:rsidRPr="00030CD6">
          <w:rPr>
            <w:rStyle w:val="Hyperlink"/>
            <w:noProof/>
          </w:rPr>
          <w:t>Calculo da correção de curva</w:t>
        </w:r>
        <w:r>
          <w:rPr>
            <w:noProof/>
            <w:webHidden/>
          </w:rPr>
          <w:tab/>
        </w:r>
        <w:r>
          <w:rPr>
            <w:noProof/>
            <w:webHidden/>
          </w:rPr>
          <w:fldChar w:fldCharType="begin"/>
        </w:r>
        <w:r>
          <w:rPr>
            <w:noProof/>
            <w:webHidden/>
          </w:rPr>
          <w:instrText xml:space="preserve"> PAGEREF _Toc500174860 \h </w:instrText>
        </w:r>
        <w:r>
          <w:rPr>
            <w:noProof/>
            <w:webHidden/>
          </w:rPr>
        </w:r>
      </w:ins>
      <w:r>
        <w:rPr>
          <w:noProof/>
          <w:webHidden/>
        </w:rPr>
        <w:fldChar w:fldCharType="separate"/>
      </w:r>
      <w:ins w:id="170" w:author="megacatia@hotmail.com" w:date="2017-12-04T19:38:00Z">
        <w:r w:rsidR="00820154">
          <w:rPr>
            <w:noProof/>
            <w:webHidden/>
          </w:rPr>
          <w:t>30</w:t>
        </w:r>
      </w:ins>
      <w:ins w:id="171" w:author="megacatia@hotmail.com" w:date="2017-12-04T18:18:00Z">
        <w:r>
          <w:rPr>
            <w:noProof/>
            <w:webHidden/>
          </w:rPr>
          <w:fldChar w:fldCharType="end"/>
        </w:r>
        <w:r w:rsidRPr="00030CD6">
          <w:rPr>
            <w:rStyle w:val="Hyperlink"/>
            <w:noProof/>
          </w:rPr>
          <w:fldChar w:fldCharType="end"/>
        </w:r>
      </w:ins>
    </w:p>
    <w:p w14:paraId="4906D9AB" w14:textId="5341263F" w:rsidR="00AB195C" w:rsidRDefault="00AB195C">
      <w:pPr>
        <w:pStyle w:val="Sumrio1"/>
        <w:rPr>
          <w:ins w:id="172" w:author="megacatia@hotmail.com" w:date="2017-12-04T18:18:00Z"/>
          <w:rFonts w:asciiTheme="minorHAnsi" w:eastAsiaTheme="minorEastAsia" w:hAnsiTheme="minorHAnsi" w:cstheme="minorBidi"/>
          <w:noProof/>
          <w:sz w:val="22"/>
          <w:szCs w:val="22"/>
        </w:rPr>
      </w:pPr>
      <w:ins w:id="173" w:author="megacatia@hotmail.com" w:date="2017-12-04T18:18:00Z">
        <w:r w:rsidRPr="00030CD6">
          <w:rPr>
            <w:rStyle w:val="Hyperlink"/>
            <w:noProof/>
          </w:rPr>
          <w:fldChar w:fldCharType="begin"/>
        </w:r>
        <w:r w:rsidRPr="00030CD6">
          <w:rPr>
            <w:rStyle w:val="Hyperlink"/>
            <w:noProof/>
          </w:rPr>
          <w:instrText xml:space="preserve"> </w:instrText>
        </w:r>
        <w:r>
          <w:rPr>
            <w:noProof/>
          </w:rPr>
          <w:instrText>HYPERLINK \l "_Toc500174861"</w:instrText>
        </w:r>
        <w:r w:rsidRPr="00030CD6">
          <w:rPr>
            <w:rStyle w:val="Hyperlink"/>
            <w:noProof/>
          </w:rPr>
          <w:instrText xml:space="preserve"> </w:instrText>
        </w:r>
        <w:r w:rsidRPr="00030CD6">
          <w:rPr>
            <w:rStyle w:val="Hyperlink"/>
            <w:noProof/>
          </w:rPr>
        </w:r>
        <w:r w:rsidRPr="00030CD6">
          <w:rPr>
            <w:rStyle w:val="Hyperlink"/>
            <w:noProof/>
          </w:rPr>
          <w:fldChar w:fldCharType="separate"/>
        </w:r>
        <w:r w:rsidRPr="00030CD6">
          <w:rPr>
            <w:rStyle w:val="Hyperlink"/>
            <w:noProof/>
          </w:rPr>
          <w:t>4</w:t>
        </w:r>
        <w:r>
          <w:rPr>
            <w:rFonts w:asciiTheme="minorHAnsi" w:eastAsiaTheme="minorEastAsia" w:hAnsiTheme="minorHAnsi" w:cstheme="minorBidi"/>
            <w:noProof/>
            <w:sz w:val="22"/>
            <w:szCs w:val="22"/>
          </w:rPr>
          <w:tab/>
        </w:r>
        <w:r w:rsidRPr="00030CD6">
          <w:rPr>
            <w:rStyle w:val="Hyperlink"/>
            <w:noProof/>
          </w:rPr>
          <w:t>RESULTADOS E Conclusão</w:t>
        </w:r>
        <w:r>
          <w:rPr>
            <w:noProof/>
            <w:webHidden/>
          </w:rPr>
          <w:tab/>
        </w:r>
        <w:r>
          <w:rPr>
            <w:noProof/>
            <w:webHidden/>
          </w:rPr>
          <w:fldChar w:fldCharType="begin"/>
        </w:r>
        <w:r>
          <w:rPr>
            <w:noProof/>
            <w:webHidden/>
          </w:rPr>
          <w:instrText xml:space="preserve"> PAGEREF _Toc500174861 \h </w:instrText>
        </w:r>
        <w:r>
          <w:rPr>
            <w:noProof/>
            <w:webHidden/>
          </w:rPr>
        </w:r>
      </w:ins>
      <w:r>
        <w:rPr>
          <w:noProof/>
          <w:webHidden/>
        </w:rPr>
        <w:fldChar w:fldCharType="separate"/>
      </w:r>
      <w:ins w:id="174" w:author="megacatia@hotmail.com" w:date="2017-12-04T19:38:00Z">
        <w:r w:rsidR="00820154">
          <w:rPr>
            <w:noProof/>
            <w:webHidden/>
          </w:rPr>
          <w:t>32</w:t>
        </w:r>
      </w:ins>
      <w:ins w:id="175" w:author="megacatia@hotmail.com" w:date="2017-12-04T18:18:00Z">
        <w:r>
          <w:rPr>
            <w:noProof/>
            <w:webHidden/>
          </w:rPr>
          <w:fldChar w:fldCharType="end"/>
        </w:r>
        <w:r w:rsidRPr="00030CD6">
          <w:rPr>
            <w:rStyle w:val="Hyperlink"/>
            <w:noProof/>
          </w:rPr>
          <w:fldChar w:fldCharType="end"/>
        </w:r>
      </w:ins>
    </w:p>
    <w:p w14:paraId="26D95987" w14:textId="12C2E5A0" w:rsidR="00AB195C" w:rsidRDefault="00AB195C">
      <w:pPr>
        <w:pStyle w:val="Sumrio1"/>
        <w:rPr>
          <w:ins w:id="176" w:author="megacatia@hotmail.com" w:date="2017-12-04T18:18:00Z"/>
          <w:rFonts w:asciiTheme="minorHAnsi" w:eastAsiaTheme="minorEastAsia" w:hAnsiTheme="minorHAnsi" w:cstheme="minorBidi"/>
          <w:noProof/>
          <w:sz w:val="22"/>
          <w:szCs w:val="22"/>
        </w:rPr>
      </w:pPr>
      <w:ins w:id="177" w:author="megacatia@hotmail.com" w:date="2017-12-04T18:18:00Z">
        <w:r w:rsidRPr="00030CD6">
          <w:rPr>
            <w:rStyle w:val="Hyperlink"/>
            <w:noProof/>
          </w:rPr>
          <w:fldChar w:fldCharType="begin"/>
        </w:r>
        <w:r w:rsidRPr="00030CD6">
          <w:rPr>
            <w:rStyle w:val="Hyperlink"/>
            <w:noProof/>
          </w:rPr>
          <w:instrText xml:space="preserve"> </w:instrText>
        </w:r>
        <w:r>
          <w:rPr>
            <w:noProof/>
          </w:rPr>
          <w:instrText>HYPERLINK \l "_Toc500174862"</w:instrText>
        </w:r>
        <w:r w:rsidRPr="00030CD6">
          <w:rPr>
            <w:rStyle w:val="Hyperlink"/>
            <w:noProof/>
          </w:rPr>
          <w:instrText xml:space="preserve"> </w:instrText>
        </w:r>
        <w:r w:rsidRPr="00030CD6">
          <w:rPr>
            <w:rStyle w:val="Hyperlink"/>
            <w:noProof/>
          </w:rPr>
        </w:r>
        <w:r w:rsidRPr="00030CD6">
          <w:rPr>
            <w:rStyle w:val="Hyperlink"/>
            <w:noProof/>
          </w:rPr>
          <w:fldChar w:fldCharType="separate"/>
        </w:r>
        <w:r w:rsidRPr="00030CD6">
          <w:rPr>
            <w:rStyle w:val="Hyperlink"/>
            <w:noProof/>
          </w:rPr>
          <w:t>5</w:t>
        </w:r>
        <w:r>
          <w:rPr>
            <w:rFonts w:asciiTheme="minorHAnsi" w:eastAsiaTheme="minorEastAsia" w:hAnsiTheme="minorHAnsi" w:cstheme="minorBidi"/>
            <w:noProof/>
            <w:sz w:val="22"/>
            <w:szCs w:val="22"/>
          </w:rPr>
          <w:tab/>
        </w:r>
        <w:r w:rsidRPr="00030CD6">
          <w:rPr>
            <w:rStyle w:val="Hyperlink"/>
            <w:noProof/>
          </w:rPr>
          <w:t>TRABALHOS FUTUROS</w:t>
        </w:r>
        <w:r>
          <w:rPr>
            <w:noProof/>
            <w:webHidden/>
          </w:rPr>
          <w:tab/>
        </w:r>
        <w:r>
          <w:rPr>
            <w:noProof/>
            <w:webHidden/>
          </w:rPr>
          <w:fldChar w:fldCharType="begin"/>
        </w:r>
        <w:r>
          <w:rPr>
            <w:noProof/>
            <w:webHidden/>
          </w:rPr>
          <w:instrText xml:space="preserve"> PAGEREF _Toc500174862 \h </w:instrText>
        </w:r>
        <w:r>
          <w:rPr>
            <w:noProof/>
            <w:webHidden/>
          </w:rPr>
        </w:r>
      </w:ins>
      <w:r>
        <w:rPr>
          <w:noProof/>
          <w:webHidden/>
        </w:rPr>
        <w:fldChar w:fldCharType="separate"/>
      </w:r>
      <w:ins w:id="178" w:author="megacatia@hotmail.com" w:date="2017-12-04T19:38:00Z">
        <w:r w:rsidR="00820154">
          <w:rPr>
            <w:noProof/>
            <w:webHidden/>
          </w:rPr>
          <w:t>36</w:t>
        </w:r>
      </w:ins>
      <w:ins w:id="179" w:author="megacatia@hotmail.com" w:date="2017-12-04T18:18:00Z">
        <w:r>
          <w:rPr>
            <w:noProof/>
            <w:webHidden/>
          </w:rPr>
          <w:fldChar w:fldCharType="end"/>
        </w:r>
        <w:r w:rsidRPr="00030CD6">
          <w:rPr>
            <w:rStyle w:val="Hyperlink"/>
            <w:noProof/>
          </w:rPr>
          <w:fldChar w:fldCharType="end"/>
        </w:r>
      </w:ins>
    </w:p>
    <w:p w14:paraId="7B4C52CD" w14:textId="621ECCE9" w:rsidR="00AB195C" w:rsidRDefault="00AB195C">
      <w:pPr>
        <w:pStyle w:val="Sumrio1"/>
        <w:rPr>
          <w:ins w:id="180" w:author="megacatia@hotmail.com" w:date="2017-12-04T18:18:00Z"/>
          <w:rFonts w:asciiTheme="minorHAnsi" w:eastAsiaTheme="minorEastAsia" w:hAnsiTheme="minorHAnsi" w:cstheme="minorBidi"/>
          <w:noProof/>
          <w:sz w:val="22"/>
          <w:szCs w:val="22"/>
        </w:rPr>
      </w:pPr>
      <w:ins w:id="181" w:author="megacatia@hotmail.com" w:date="2017-12-04T18:18:00Z">
        <w:r w:rsidRPr="00030CD6">
          <w:rPr>
            <w:rStyle w:val="Hyperlink"/>
            <w:noProof/>
          </w:rPr>
          <w:fldChar w:fldCharType="begin"/>
        </w:r>
        <w:r w:rsidRPr="00030CD6">
          <w:rPr>
            <w:rStyle w:val="Hyperlink"/>
            <w:noProof/>
          </w:rPr>
          <w:instrText xml:space="preserve"> </w:instrText>
        </w:r>
        <w:r>
          <w:rPr>
            <w:noProof/>
          </w:rPr>
          <w:instrText>HYPERLINK \l "_Toc500174863"</w:instrText>
        </w:r>
        <w:r w:rsidRPr="00030CD6">
          <w:rPr>
            <w:rStyle w:val="Hyperlink"/>
            <w:noProof/>
          </w:rPr>
          <w:instrText xml:space="preserve"> </w:instrText>
        </w:r>
        <w:r w:rsidRPr="00030CD6">
          <w:rPr>
            <w:rStyle w:val="Hyperlink"/>
            <w:noProof/>
          </w:rPr>
        </w:r>
        <w:r w:rsidRPr="00030CD6">
          <w:rPr>
            <w:rStyle w:val="Hyperlink"/>
            <w:noProof/>
          </w:rPr>
          <w:fldChar w:fldCharType="separate"/>
        </w:r>
        <w:r w:rsidRPr="00030CD6">
          <w:rPr>
            <w:rStyle w:val="Hyperlink"/>
            <w:noProof/>
          </w:rPr>
          <w:t>6</w:t>
        </w:r>
        <w:r>
          <w:rPr>
            <w:rFonts w:asciiTheme="minorHAnsi" w:eastAsiaTheme="minorEastAsia" w:hAnsiTheme="minorHAnsi" w:cstheme="minorBidi"/>
            <w:noProof/>
            <w:sz w:val="22"/>
            <w:szCs w:val="22"/>
          </w:rPr>
          <w:tab/>
        </w:r>
        <w:r w:rsidRPr="00030CD6">
          <w:rPr>
            <w:rStyle w:val="Hyperlink"/>
            <w:noProof/>
          </w:rPr>
          <w:t>Referências</w:t>
        </w:r>
        <w:r>
          <w:rPr>
            <w:noProof/>
            <w:webHidden/>
          </w:rPr>
          <w:tab/>
        </w:r>
        <w:r>
          <w:rPr>
            <w:noProof/>
            <w:webHidden/>
          </w:rPr>
          <w:fldChar w:fldCharType="begin"/>
        </w:r>
        <w:r>
          <w:rPr>
            <w:noProof/>
            <w:webHidden/>
          </w:rPr>
          <w:instrText xml:space="preserve"> PAGEREF _Toc500174863 \h </w:instrText>
        </w:r>
        <w:r>
          <w:rPr>
            <w:noProof/>
            <w:webHidden/>
          </w:rPr>
        </w:r>
      </w:ins>
      <w:r>
        <w:rPr>
          <w:noProof/>
          <w:webHidden/>
        </w:rPr>
        <w:fldChar w:fldCharType="separate"/>
      </w:r>
      <w:ins w:id="182" w:author="megacatia@hotmail.com" w:date="2017-12-04T19:38:00Z">
        <w:r w:rsidR="00820154">
          <w:rPr>
            <w:noProof/>
            <w:webHidden/>
          </w:rPr>
          <w:t>37</w:t>
        </w:r>
      </w:ins>
      <w:ins w:id="183" w:author="megacatia@hotmail.com" w:date="2017-12-04T18:18:00Z">
        <w:r>
          <w:rPr>
            <w:noProof/>
            <w:webHidden/>
          </w:rPr>
          <w:fldChar w:fldCharType="end"/>
        </w:r>
        <w:r w:rsidRPr="00030CD6">
          <w:rPr>
            <w:rStyle w:val="Hyperlink"/>
            <w:noProof/>
          </w:rPr>
          <w:fldChar w:fldCharType="end"/>
        </w:r>
      </w:ins>
    </w:p>
    <w:p w14:paraId="2F76105F" w14:textId="3DDCCAE7" w:rsidR="00937A5D" w:rsidDel="00AB195C" w:rsidRDefault="00937A5D">
      <w:pPr>
        <w:pStyle w:val="Sumrio1"/>
        <w:rPr>
          <w:del w:id="184" w:author="megacatia@hotmail.com" w:date="2017-12-04T18:18:00Z"/>
          <w:rFonts w:asciiTheme="minorHAnsi" w:eastAsiaTheme="minorEastAsia" w:hAnsiTheme="minorHAnsi" w:cstheme="minorBidi"/>
          <w:noProof/>
          <w:sz w:val="22"/>
          <w:szCs w:val="22"/>
        </w:rPr>
      </w:pPr>
      <w:del w:id="185" w:author="megacatia@hotmail.com" w:date="2017-12-04T18:18:00Z">
        <w:r w:rsidRPr="00AB195C" w:rsidDel="00AB195C">
          <w:rPr>
            <w:noProof/>
            <w:rPrChange w:id="186" w:author="megacatia@hotmail.com" w:date="2017-12-04T18:18:00Z">
              <w:rPr>
                <w:rStyle w:val="Hyperlink"/>
                <w:noProof/>
              </w:rPr>
            </w:rPrChange>
          </w:rPr>
          <w:delText>1</w:delText>
        </w:r>
        <w:r w:rsidDel="00AB195C">
          <w:rPr>
            <w:rFonts w:asciiTheme="minorHAnsi" w:eastAsiaTheme="minorEastAsia" w:hAnsiTheme="minorHAnsi" w:cstheme="minorBidi"/>
            <w:noProof/>
            <w:sz w:val="22"/>
            <w:szCs w:val="22"/>
          </w:rPr>
          <w:tab/>
        </w:r>
        <w:r w:rsidRPr="00AB195C" w:rsidDel="00AB195C">
          <w:rPr>
            <w:noProof/>
            <w:rPrChange w:id="187" w:author="megacatia@hotmail.com" w:date="2017-12-04T18:18:00Z">
              <w:rPr>
                <w:rStyle w:val="Hyperlink"/>
                <w:noProof/>
              </w:rPr>
            </w:rPrChange>
          </w:rPr>
          <w:delText>INTRODUÇÃO</w:delText>
        </w:r>
        <w:r w:rsidDel="00AB195C">
          <w:rPr>
            <w:noProof/>
            <w:webHidden/>
          </w:rPr>
          <w:tab/>
          <w:delText>7</w:delText>
        </w:r>
      </w:del>
    </w:p>
    <w:p w14:paraId="5F5ED1E5" w14:textId="3AF11147" w:rsidR="00937A5D" w:rsidDel="00AB195C" w:rsidRDefault="00937A5D">
      <w:pPr>
        <w:pStyle w:val="Sumrio2"/>
        <w:tabs>
          <w:tab w:val="left" w:pos="960"/>
          <w:tab w:val="right" w:pos="9062"/>
        </w:tabs>
        <w:rPr>
          <w:del w:id="188" w:author="megacatia@hotmail.com" w:date="2017-12-04T18:18:00Z"/>
          <w:rFonts w:asciiTheme="minorHAnsi" w:eastAsiaTheme="minorEastAsia" w:hAnsiTheme="minorHAnsi" w:cstheme="minorBidi"/>
          <w:noProof/>
          <w:sz w:val="22"/>
          <w:szCs w:val="22"/>
        </w:rPr>
      </w:pPr>
      <w:del w:id="189" w:author="megacatia@hotmail.com" w:date="2017-12-04T18:18:00Z">
        <w:r w:rsidRPr="00AB195C" w:rsidDel="00AB195C">
          <w:rPr>
            <w:noProof/>
            <w:rPrChange w:id="190" w:author="megacatia@hotmail.com" w:date="2017-12-04T18:18:00Z">
              <w:rPr>
                <w:rStyle w:val="Hyperlink"/>
                <w:noProof/>
              </w:rPr>
            </w:rPrChange>
          </w:rPr>
          <w:delText>1.1</w:delText>
        </w:r>
        <w:r w:rsidDel="00AB195C">
          <w:rPr>
            <w:rFonts w:asciiTheme="minorHAnsi" w:eastAsiaTheme="minorEastAsia" w:hAnsiTheme="minorHAnsi" w:cstheme="minorBidi"/>
            <w:noProof/>
            <w:sz w:val="22"/>
            <w:szCs w:val="22"/>
          </w:rPr>
          <w:tab/>
        </w:r>
        <w:r w:rsidRPr="00AB195C" w:rsidDel="00AB195C">
          <w:rPr>
            <w:noProof/>
            <w:rPrChange w:id="191" w:author="megacatia@hotmail.com" w:date="2017-12-04T18:18:00Z">
              <w:rPr>
                <w:rStyle w:val="Hyperlink"/>
                <w:noProof/>
              </w:rPr>
            </w:rPrChange>
          </w:rPr>
          <w:delText>OBJETIVO GERAL</w:delText>
        </w:r>
        <w:r w:rsidDel="00AB195C">
          <w:rPr>
            <w:noProof/>
            <w:webHidden/>
          </w:rPr>
          <w:tab/>
          <w:delText>8</w:delText>
        </w:r>
      </w:del>
    </w:p>
    <w:p w14:paraId="53A71FAC" w14:textId="6BB799B2" w:rsidR="00937A5D" w:rsidDel="00AB195C" w:rsidRDefault="00937A5D">
      <w:pPr>
        <w:pStyle w:val="Sumrio2"/>
        <w:tabs>
          <w:tab w:val="left" w:pos="960"/>
          <w:tab w:val="right" w:pos="9062"/>
        </w:tabs>
        <w:rPr>
          <w:del w:id="192" w:author="megacatia@hotmail.com" w:date="2017-12-04T18:18:00Z"/>
          <w:rFonts w:asciiTheme="minorHAnsi" w:eastAsiaTheme="minorEastAsia" w:hAnsiTheme="minorHAnsi" w:cstheme="minorBidi"/>
          <w:noProof/>
          <w:sz w:val="22"/>
          <w:szCs w:val="22"/>
        </w:rPr>
      </w:pPr>
      <w:del w:id="193" w:author="megacatia@hotmail.com" w:date="2017-12-04T18:18:00Z">
        <w:r w:rsidRPr="00AB195C" w:rsidDel="00AB195C">
          <w:rPr>
            <w:noProof/>
            <w:rPrChange w:id="194" w:author="megacatia@hotmail.com" w:date="2017-12-04T18:18:00Z">
              <w:rPr>
                <w:rStyle w:val="Hyperlink"/>
                <w:noProof/>
              </w:rPr>
            </w:rPrChange>
          </w:rPr>
          <w:delText>1.2</w:delText>
        </w:r>
        <w:r w:rsidDel="00AB195C">
          <w:rPr>
            <w:rFonts w:asciiTheme="minorHAnsi" w:eastAsiaTheme="minorEastAsia" w:hAnsiTheme="minorHAnsi" w:cstheme="minorBidi"/>
            <w:noProof/>
            <w:sz w:val="22"/>
            <w:szCs w:val="22"/>
          </w:rPr>
          <w:tab/>
        </w:r>
        <w:r w:rsidRPr="00AB195C" w:rsidDel="00AB195C">
          <w:rPr>
            <w:noProof/>
            <w:rPrChange w:id="195" w:author="megacatia@hotmail.com" w:date="2017-12-04T18:18:00Z">
              <w:rPr>
                <w:rStyle w:val="Hyperlink"/>
                <w:noProof/>
              </w:rPr>
            </w:rPrChange>
          </w:rPr>
          <w:delText>OBJETIVOS ESPECÍFICOS</w:delText>
        </w:r>
        <w:r w:rsidDel="00AB195C">
          <w:rPr>
            <w:noProof/>
            <w:webHidden/>
          </w:rPr>
          <w:tab/>
          <w:delText>9</w:delText>
        </w:r>
      </w:del>
    </w:p>
    <w:p w14:paraId="4D76EF63" w14:textId="2DDBA869" w:rsidR="00937A5D" w:rsidDel="00AB195C" w:rsidRDefault="00937A5D">
      <w:pPr>
        <w:pStyle w:val="Sumrio3"/>
        <w:tabs>
          <w:tab w:val="left" w:pos="1200"/>
          <w:tab w:val="right" w:pos="9062"/>
        </w:tabs>
        <w:rPr>
          <w:del w:id="196" w:author="megacatia@hotmail.com" w:date="2017-12-04T18:18:00Z"/>
          <w:rFonts w:asciiTheme="minorHAnsi" w:eastAsiaTheme="minorEastAsia" w:hAnsiTheme="minorHAnsi" w:cstheme="minorBidi"/>
          <w:noProof/>
          <w:sz w:val="22"/>
          <w:szCs w:val="22"/>
        </w:rPr>
      </w:pPr>
      <w:del w:id="197" w:author="megacatia@hotmail.com" w:date="2017-12-04T18:18:00Z">
        <w:r w:rsidRPr="00AB195C" w:rsidDel="00AB195C">
          <w:rPr>
            <w:noProof/>
            <w:rPrChange w:id="198" w:author="megacatia@hotmail.com" w:date="2017-12-04T18:18:00Z">
              <w:rPr>
                <w:rStyle w:val="Hyperlink"/>
                <w:noProof/>
              </w:rPr>
            </w:rPrChange>
          </w:rPr>
          <w:delText>1.2.1</w:delText>
        </w:r>
        <w:r w:rsidDel="00AB195C">
          <w:rPr>
            <w:rFonts w:asciiTheme="minorHAnsi" w:eastAsiaTheme="minorEastAsia" w:hAnsiTheme="minorHAnsi" w:cstheme="minorBidi"/>
            <w:noProof/>
            <w:sz w:val="22"/>
            <w:szCs w:val="22"/>
          </w:rPr>
          <w:tab/>
        </w:r>
        <w:r w:rsidRPr="00AB195C" w:rsidDel="00AB195C">
          <w:rPr>
            <w:noProof/>
            <w:rPrChange w:id="199" w:author="megacatia@hotmail.com" w:date="2017-12-04T18:18:00Z">
              <w:rPr>
                <w:rStyle w:val="Hyperlink"/>
                <w:noProof/>
              </w:rPr>
            </w:rPrChange>
          </w:rPr>
          <w:delText>ABORDAGEM METODOLÓGICA</w:delText>
        </w:r>
        <w:r w:rsidDel="00AB195C">
          <w:rPr>
            <w:noProof/>
            <w:webHidden/>
          </w:rPr>
          <w:tab/>
          <w:delText>9</w:delText>
        </w:r>
      </w:del>
    </w:p>
    <w:p w14:paraId="66CA8400" w14:textId="6D8FAE34" w:rsidR="00937A5D" w:rsidDel="00AB195C" w:rsidRDefault="00937A5D">
      <w:pPr>
        <w:pStyle w:val="Sumrio1"/>
        <w:rPr>
          <w:del w:id="200" w:author="megacatia@hotmail.com" w:date="2017-12-04T18:18:00Z"/>
          <w:rFonts w:asciiTheme="minorHAnsi" w:eastAsiaTheme="minorEastAsia" w:hAnsiTheme="minorHAnsi" w:cstheme="minorBidi"/>
          <w:noProof/>
          <w:sz w:val="22"/>
          <w:szCs w:val="22"/>
        </w:rPr>
      </w:pPr>
      <w:del w:id="201" w:author="megacatia@hotmail.com" w:date="2017-12-04T18:18:00Z">
        <w:r w:rsidRPr="00AB195C" w:rsidDel="00AB195C">
          <w:rPr>
            <w:noProof/>
            <w:rPrChange w:id="202" w:author="megacatia@hotmail.com" w:date="2017-12-04T18:18:00Z">
              <w:rPr>
                <w:rStyle w:val="Hyperlink"/>
                <w:noProof/>
              </w:rPr>
            </w:rPrChange>
          </w:rPr>
          <w:delText>2</w:delText>
        </w:r>
        <w:r w:rsidDel="00AB195C">
          <w:rPr>
            <w:rFonts w:asciiTheme="minorHAnsi" w:eastAsiaTheme="minorEastAsia" w:hAnsiTheme="minorHAnsi" w:cstheme="minorBidi"/>
            <w:noProof/>
            <w:sz w:val="22"/>
            <w:szCs w:val="22"/>
          </w:rPr>
          <w:tab/>
        </w:r>
        <w:r w:rsidRPr="00AB195C" w:rsidDel="00AB195C">
          <w:rPr>
            <w:noProof/>
            <w:rPrChange w:id="203" w:author="megacatia@hotmail.com" w:date="2017-12-04T18:18:00Z">
              <w:rPr>
                <w:rStyle w:val="Hyperlink"/>
                <w:noProof/>
              </w:rPr>
            </w:rPrChange>
          </w:rPr>
          <w:delText>Sistema de medição de células solares</w:delText>
        </w:r>
        <w:r w:rsidDel="00AB195C">
          <w:rPr>
            <w:noProof/>
            <w:webHidden/>
          </w:rPr>
          <w:tab/>
          <w:delText>11</w:delText>
        </w:r>
      </w:del>
    </w:p>
    <w:p w14:paraId="0236E871" w14:textId="5831B2DC" w:rsidR="00937A5D" w:rsidDel="00AB195C" w:rsidRDefault="00937A5D">
      <w:pPr>
        <w:pStyle w:val="Sumrio2"/>
        <w:tabs>
          <w:tab w:val="left" w:pos="960"/>
          <w:tab w:val="right" w:pos="9062"/>
        </w:tabs>
        <w:rPr>
          <w:del w:id="204" w:author="megacatia@hotmail.com" w:date="2017-12-04T18:18:00Z"/>
          <w:rFonts w:asciiTheme="minorHAnsi" w:eastAsiaTheme="minorEastAsia" w:hAnsiTheme="minorHAnsi" w:cstheme="minorBidi"/>
          <w:noProof/>
          <w:sz w:val="22"/>
          <w:szCs w:val="22"/>
        </w:rPr>
      </w:pPr>
      <w:del w:id="205" w:author="megacatia@hotmail.com" w:date="2017-12-04T18:18:00Z">
        <w:r w:rsidRPr="00AB195C" w:rsidDel="00AB195C">
          <w:rPr>
            <w:noProof/>
            <w:rPrChange w:id="206" w:author="megacatia@hotmail.com" w:date="2017-12-04T18:18:00Z">
              <w:rPr>
                <w:rStyle w:val="Hyperlink"/>
                <w:noProof/>
              </w:rPr>
            </w:rPrChange>
          </w:rPr>
          <w:delText>2.1</w:delText>
        </w:r>
        <w:r w:rsidDel="00AB195C">
          <w:rPr>
            <w:rFonts w:asciiTheme="minorHAnsi" w:eastAsiaTheme="minorEastAsia" w:hAnsiTheme="minorHAnsi" w:cstheme="minorBidi"/>
            <w:noProof/>
            <w:sz w:val="22"/>
            <w:szCs w:val="22"/>
          </w:rPr>
          <w:tab/>
        </w:r>
        <w:r w:rsidRPr="00AB195C" w:rsidDel="00AB195C">
          <w:rPr>
            <w:noProof/>
            <w:rPrChange w:id="207" w:author="megacatia@hotmail.com" w:date="2017-12-04T18:18:00Z">
              <w:rPr>
                <w:rStyle w:val="Hyperlink"/>
                <w:noProof/>
              </w:rPr>
            </w:rPrChange>
          </w:rPr>
          <w:delText>Célula Solar</w:delText>
        </w:r>
        <w:r w:rsidDel="00AB195C">
          <w:rPr>
            <w:noProof/>
            <w:webHidden/>
          </w:rPr>
          <w:tab/>
          <w:delText>11</w:delText>
        </w:r>
      </w:del>
    </w:p>
    <w:p w14:paraId="0F7FF4DF" w14:textId="6CBF6517" w:rsidR="00937A5D" w:rsidDel="00AB195C" w:rsidRDefault="00937A5D">
      <w:pPr>
        <w:pStyle w:val="Sumrio2"/>
        <w:tabs>
          <w:tab w:val="left" w:pos="960"/>
          <w:tab w:val="right" w:pos="9062"/>
        </w:tabs>
        <w:rPr>
          <w:del w:id="208" w:author="megacatia@hotmail.com" w:date="2017-12-04T18:18:00Z"/>
          <w:rFonts w:asciiTheme="minorHAnsi" w:eastAsiaTheme="minorEastAsia" w:hAnsiTheme="minorHAnsi" w:cstheme="minorBidi"/>
          <w:noProof/>
          <w:sz w:val="22"/>
          <w:szCs w:val="22"/>
        </w:rPr>
      </w:pPr>
      <w:del w:id="209" w:author="megacatia@hotmail.com" w:date="2017-12-04T18:18:00Z">
        <w:r w:rsidRPr="00AB195C" w:rsidDel="00AB195C">
          <w:rPr>
            <w:noProof/>
            <w:rPrChange w:id="210" w:author="megacatia@hotmail.com" w:date="2017-12-04T18:18:00Z">
              <w:rPr>
                <w:rStyle w:val="Hyperlink"/>
                <w:noProof/>
              </w:rPr>
            </w:rPrChange>
          </w:rPr>
          <w:delText>2.2</w:delText>
        </w:r>
        <w:r w:rsidDel="00AB195C">
          <w:rPr>
            <w:rFonts w:asciiTheme="minorHAnsi" w:eastAsiaTheme="minorEastAsia" w:hAnsiTheme="minorHAnsi" w:cstheme="minorBidi"/>
            <w:noProof/>
            <w:sz w:val="22"/>
            <w:szCs w:val="22"/>
          </w:rPr>
          <w:tab/>
        </w:r>
        <w:r w:rsidRPr="00AB195C" w:rsidDel="00AB195C">
          <w:rPr>
            <w:noProof/>
            <w:rPrChange w:id="211" w:author="megacatia@hotmail.com" w:date="2017-12-04T18:18:00Z">
              <w:rPr>
                <w:rStyle w:val="Hyperlink"/>
                <w:noProof/>
              </w:rPr>
            </w:rPrChange>
          </w:rPr>
          <w:delText>Simulador Solar</w:delText>
        </w:r>
        <w:r w:rsidDel="00AB195C">
          <w:rPr>
            <w:noProof/>
            <w:webHidden/>
          </w:rPr>
          <w:tab/>
          <w:delText>11</w:delText>
        </w:r>
      </w:del>
    </w:p>
    <w:p w14:paraId="3AE1BCDF" w14:textId="460B02E9" w:rsidR="00937A5D" w:rsidDel="00AB195C" w:rsidRDefault="00937A5D">
      <w:pPr>
        <w:pStyle w:val="Sumrio3"/>
        <w:tabs>
          <w:tab w:val="left" w:pos="1200"/>
          <w:tab w:val="right" w:pos="9062"/>
        </w:tabs>
        <w:rPr>
          <w:del w:id="212" w:author="megacatia@hotmail.com" w:date="2017-12-04T18:18:00Z"/>
          <w:rFonts w:asciiTheme="minorHAnsi" w:eastAsiaTheme="minorEastAsia" w:hAnsiTheme="minorHAnsi" w:cstheme="minorBidi"/>
          <w:noProof/>
          <w:sz w:val="22"/>
          <w:szCs w:val="22"/>
        </w:rPr>
      </w:pPr>
      <w:del w:id="213" w:author="megacatia@hotmail.com" w:date="2017-12-04T18:18:00Z">
        <w:r w:rsidRPr="00AB195C" w:rsidDel="00AB195C">
          <w:rPr>
            <w:noProof/>
            <w:rPrChange w:id="214" w:author="megacatia@hotmail.com" w:date="2017-12-04T18:18:00Z">
              <w:rPr>
                <w:rStyle w:val="Hyperlink"/>
                <w:noProof/>
              </w:rPr>
            </w:rPrChange>
          </w:rPr>
          <w:delText>2.2.1</w:delText>
        </w:r>
        <w:r w:rsidDel="00AB195C">
          <w:rPr>
            <w:rFonts w:asciiTheme="minorHAnsi" w:eastAsiaTheme="minorEastAsia" w:hAnsiTheme="minorHAnsi" w:cstheme="minorBidi"/>
            <w:noProof/>
            <w:sz w:val="22"/>
            <w:szCs w:val="22"/>
          </w:rPr>
          <w:tab/>
        </w:r>
        <w:r w:rsidRPr="00AB195C" w:rsidDel="00AB195C">
          <w:rPr>
            <w:noProof/>
            <w:rPrChange w:id="215" w:author="megacatia@hotmail.com" w:date="2017-12-04T18:18:00Z">
              <w:rPr>
                <w:rStyle w:val="Hyperlink"/>
                <w:noProof/>
              </w:rPr>
            </w:rPrChange>
          </w:rPr>
          <w:delText>Módulos de Aquisição</w:delText>
        </w:r>
        <w:r w:rsidDel="00AB195C">
          <w:rPr>
            <w:noProof/>
            <w:webHidden/>
          </w:rPr>
          <w:tab/>
          <w:delText>12</w:delText>
        </w:r>
      </w:del>
    </w:p>
    <w:p w14:paraId="011787CA" w14:textId="53F7D88C" w:rsidR="00937A5D" w:rsidDel="00AB195C" w:rsidRDefault="00937A5D">
      <w:pPr>
        <w:pStyle w:val="Sumrio2"/>
        <w:tabs>
          <w:tab w:val="left" w:pos="960"/>
          <w:tab w:val="right" w:pos="9062"/>
        </w:tabs>
        <w:rPr>
          <w:del w:id="216" w:author="megacatia@hotmail.com" w:date="2017-12-04T18:18:00Z"/>
          <w:rFonts w:asciiTheme="minorHAnsi" w:eastAsiaTheme="minorEastAsia" w:hAnsiTheme="minorHAnsi" w:cstheme="minorBidi"/>
          <w:noProof/>
          <w:sz w:val="22"/>
          <w:szCs w:val="22"/>
        </w:rPr>
      </w:pPr>
      <w:del w:id="217" w:author="megacatia@hotmail.com" w:date="2017-12-04T18:18:00Z">
        <w:r w:rsidRPr="00AB195C" w:rsidDel="00AB195C">
          <w:rPr>
            <w:noProof/>
            <w:rPrChange w:id="218" w:author="megacatia@hotmail.com" w:date="2017-12-04T18:18:00Z">
              <w:rPr>
                <w:rStyle w:val="Hyperlink"/>
                <w:noProof/>
              </w:rPr>
            </w:rPrChange>
          </w:rPr>
          <w:delText>2.3</w:delText>
        </w:r>
        <w:r w:rsidDel="00AB195C">
          <w:rPr>
            <w:rFonts w:asciiTheme="minorHAnsi" w:eastAsiaTheme="minorEastAsia" w:hAnsiTheme="minorHAnsi" w:cstheme="minorBidi"/>
            <w:noProof/>
            <w:sz w:val="22"/>
            <w:szCs w:val="22"/>
          </w:rPr>
          <w:tab/>
        </w:r>
        <w:r w:rsidRPr="00AB195C" w:rsidDel="00AB195C">
          <w:rPr>
            <w:noProof/>
            <w:rPrChange w:id="219" w:author="megacatia@hotmail.com" w:date="2017-12-04T18:18:00Z">
              <w:rPr>
                <w:rStyle w:val="Hyperlink"/>
                <w:noProof/>
              </w:rPr>
            </w:rPrChange>
          </w:rPr>
          <w:delText>Tecnologias Utilizadas no desenvolvimento</w:delText>
        </w:r>
        <w:r w:rsidDel="00AB195C">
          <w:rPr>
            <w:noProof/>
            <w:webHidden/>
          </w:rPr>
          <w:tab/>
          <w:delText>13</w:delText>
        </w:r>
      </w:del>
    </w:p>
    <w:p w14:paraId="7EC0FC83" w14:textId="7FD0CD25" w:rsidR="00937A5D" w:rsidDel="00AB195C" w:rsidRDefault="00937A5D">
      <w:pPr>
        <w:pStyle w:val="Sumrio3"/>
        <w:tabs>
          <w:tab w:val="left" w:pos="1200"/>
          <w:tab w:val="right" w:pos="9062"/>
        </w:tabs>
        <w:rPr>
          <w:del w:id="220" w:author="megacatia@hotmail.com" w:date="2017-12-04T18:18:00Z"/>
          <w:rFonts w:asciiTheme="minorHAnsi" w:eastAsiaTheme="minorEastAsia" w:hAnsiTheme="minorHAnsi" w:cstheme="minorBidi"/>
          <w:noProof/>
          <w:sz w:val="22"/>
          <w:szCs w:val="22"/>
        </w:rPr>
      </w:pPr>
      <w:del w:id="221" w:author="megacatia@hotmail.com" w:date="2017-12-04T18:18:00Z">
        <w:r w:rsidRPr="00AB195C" w:rsidDel="00AB195C">
          <w:rPr>
            <w:noProof/>
            <w:rPrChange w:id="222" w:author="megacatia@hotmail.com" w:date="2017-12-04T18:18:00Z">
              <w:rPr>
                <w:rStyle w:val="Hyperlink"/>
                <w:noProof/>
              </w:rPr>
            </w:rPrChange>
          </w:rPr>
          <w:delText>2.3.1</w:delText>
        </w:r>
        <w:r w:rsidDel="00AB195C">
          <w:rPr>
            <w:rFonts w:asciiTheme="minorHAnsi" w:eastAsiaTheme="minorEastAsia" w:hAnsiTheme="minorHAnsi" w:cstheme="minorBidi"/>
            <w:noProof/>
            <w:sz w:val="22"/>
            <w:szCs w:val="22"/>
          </w:rPr>
          <w:tab/>
        </w:r>
        <w:r w:rsidRPr="00AB195C" w:rsidDel="00AB195C">
          <w:rPr>
            <w:noProof/>
            <w:rPrChange w:id="223" w:author="megacatia@hotmail.com" w:date="2017-12-04T18:18:00Z">
              <w:rPr>
                <w:rStyle w:val="Hyperlink"/>
                <w:noProof/>
              </w:rPr>
            </w:rPrChange>
          </w:rPr>
          <w:delText>LabVIEW</w:delText>
        </w:r>
        <w:r w:rsidDel="00AB195C">
          <w:rPr>
            <w:noProof/>
            <w:webHidden/>
          </w:rPr>
          <w:tab/>
          <w:delText>13</w:delText>
        </w:r>
      </w:del>
    </w:p>
    <w:p w14:paraId="4CA42D45" w14:textId="13EEE656" w:rsidR="00937A5D" w:rsidDel="00AB195C" w:rsidRDefault="00937A5D">
      <w:pPr>
        <w:pStyle w:val="Sumrio3"/>
        <w:tabs>
          <w:tab w:val="left" w:pos="1200"/>
          <w:tab w:val="right" w:pos="9062"/>
        </w:tabs>
        <w:rPr>
          <w:del w:id="224" w:author="megacatia@hotmail.com" w:date="2017-12-04T18:18:00Z"/>
          <w:rFonts w:asciiTheme="minorHAnsi" w:eastAsiaTheme="minorEastAsia" w:hAnsiTheme="minorHAnsi" w:cstheme="minorBidi"/>
          <w:noProof/>
          <w:sz w:val="22"/>
          <w:szCs w:val="22"/>
        </w:rPr>
      </w:pPr>
      <w:del w:id="225" w:author="megacatia@hotmail.com" w:date="2017-12-04T18:18:00Z">
        <w:r w:rsidRPr="00AB195C" w:rsidDel="00AB195C">
          <w:rPr>
            <w:noProof/>
            <w:rPrChange w:id="226" w:author="megacatia@hotmail.com" w:date="2017-12-04T18:18:00Z">
              <w:rPr>
                <w:rStyle w:val="Hyperlink"/>
                <w:noProof/>
              </w:rPr>
            </w:rPrChange>
          </w:rPr>
          <w:delText>2.3.2</w:delText>
        </w:r>
        <w:r w:rsidDel="00AB195C">
          <w:rPr>
            <w:rFonts w:asciiTheme="minorHAnsi" w:eastAsiaTheme="minorEastAsia" w:hAnsiTheme="minorHAnsi" w:cstheme="minorBidi"/>
            <w:noProof/>
            <w:sz w:val="22"/>
            <w:szCs w:val="22"/>
          </w:rPr>
          <w:tab/>
        </w:r>
        <w:r w:rsidRPr="00AB195C" w:rsidDel="00AB195C">
          <w:rPr>
            <w:noProof/>
            <w:rPrChange w:id="227" w:author="megacatia@hotmail.com" w:date="2017-12-04T18:18:00Z">
              <w:rPr>
                <w:rStyle w:val="Hyperlink"/>
                <w:noProof/>
              </w:rPr>
            </w:rPrChange>
          </w:rPr>
          <w:delText>Linguagem C</w:delText>
        </w:r>
        <w:r w:rsidDel="00AB195C">
          <w:rPr>
            <w:noProof/>
            <w:webHidden/>
          </w:rPr>
          <w:tab/>
          <w:delText>13</w:delText>
        </w:r>
      </w:del>
    </w:p>
    <w:p w14:paraId="516982DD" w14:textId="1C95CF25" w:rsidR="00937A5D" w:rsidDel="00AB195C" w:rsidRDefault="00937A5D">
      <w:pPr>
        <w:pStyle w:val="Sumrio2"/>
        <w:tabs>
          <w:tab w:val="left" w:pos="960"/>
          <w:tab w:val="right" w:pos="9062"/>
        </w:tabs>
        <w:rPr>
          <w:del w:id="228" w:author="megacatia@hotmail.com" w:date="2017-12-04T18:18:00Z"/>
          <w:rFonts w:asciiTheme="minorHAnsi" w:eastAsiaTheme="minorEastAsia" w:hAnsiTheme="minorHAnsi" w:cstheme="minorBidi"/>
          <w:noProof/>
          <w:sz w:val="22"/>
          <w:szCs w:val="22"/>
        </w:rPr>
      </w:pPr>
      <w:del w:id="229" w:author="megacatia@hotmail.com" w:date="2017-12-04T18:18:00Z">
        <w:r w:rsidRPr="00AB195C" w:rsidDel="00AB195C">
          <w:rPr>
            <w:noProof/>
            <w:rPrChange w:id="230" w:author="megacatia@hotmail.com" w:date="2017-12-04T18:18:00Z">
              <w:rPr>
                <w:rStyle w:val="Hyperlink"/>
                <w:noProof/>
              </w:rPr>
            </w:rPrChange>
          </w:rPr>
          <w:delText>2.4</w:delText>
        </w:r>
        <w:r w:rsidDel="00AB195C">
          <w:rPr>
            <w:rFonts w:asciiTheme="minorHAnsi" w:eastAsiaTheme="minorEastAsia" w:hAnsiTheme="minorHAnsi" w:cstheme="minorBidi"/>
            <w:noProof/>
            <w:sz w:val="22"/>
            <w:szCs w:val="22"/>
          </w:rPr>
          <w:tab/>
        </w:r>
        <w:r w:rsidRPr="00AB195C" w:rsidDel="00AB195C">
          <w:rPr>
            <w:noProof/>
            <w:rPrChange w:id="231" w:author="megacatia@hotmail.com" w:date="2017-12-04T18:18:00Z">
              <w:rPr>
                <w:rStyle w:val="Hyperlink"/>
                <w:noProof/>
              </w:rPr>
            </w:rPrChange>
          </w:rPr>
          <w:delText>Soluções Existentes</w:delText>
        </w:r>
        <w:r w:rsidDel="00AB195C">
          <w:rPr>
            <w:noProof/>
            <w:webHidden/>
          </w:rPr>
          <w:tab/>
          <w:delText>13</w:delText>
        </w:r>
      </w:del>
    </w:p>
    <w:p w14:paraId="57CE271C" w14:textId="737A742E" w:rsidR="00937A5D" w:rsidDel="00AB195C" w:rsidRDefault="00937A5D">
      <w:pPr>
        <w:pStyle w:val="Sumrio2"/>
        <w:tabs>
          <w:tab w:val="left" w:pos="960"/>
          <w:tab w:val="right" w:pos="9062"/>
        </w:tabs>
        <w:rPr>
          <w:del w:id="232" w:author="megacatia@hotmail.com" w:date="2017-12-04T18:18:00Z"/>
          <w:rFonts w:asciiTheme="minorHAnsi" w:eastAsiaTheme="minorEastAsia" w:hAnsiTheme="minorHAnsi" w:cstheme="minorBidi"/>
          <w:noProof/>
          <w:sz w:val="22"/>
          <w:szCs w:val="22"/>
        </w:rPr>
      </w:pPr>
      <w:del w:id="233" w:author="megacatia@hotmail.com" w:date="2017-12-04T18:18:00Z">
        <w:r w:rsidRPr="00AB195C" w:rsidDel="00AB195C">
          <w:rPr>
            <w:noProof/>
            <w:rPrChange w:id="234" w:author="megacatia@hotmail.com" w:date="2017-12-04T18:18:00Z">
              <w:rPr>
                <w:rStyle w:val="Hyperlink"/>
                <w:noProof/>
              </w:rPr>
            </w:rPrChange>
          </w:rPr>
          <w:delText>2.5</w:delText>
        </w:r>
        <w:r w:rsidDel="00AB195C">
          <w:rPr>
            <w:rFonts w:asciiTheme="minorHAnsi" w:eastAsiaTheme="minorEastAsia" w:hAnsiTheme="minorHAnsi" w:cstheme="minorBidi"/>
            <w:noProof/>
            <w:sz w:val="22"/>
            <w:szCs w:val="22"/>
          </w:rPr>
          <w:tab/>
        </w:r>
        <w:r w:rsidRPr="00AB195C" w:rsidDel="00AB195C">
          <w:rPr>
            <w:noProof/>
            <w:rPrChange w:id="235" w:author="megacatia@hotmail.com" w:date="2017-12-04T18:18:00Z">
              <w:rPr>
                <w:rStyle w:val="Hyperlink"/>
                <w:noProof/>
              </w:rPr>
            </w:rPrChange>
          </w:rPr>
          <w:delText>Levantamento de Requisitos</w:delText>
        </w:r>
        <w:r w:rsidDel="00AB195C">
          <w:rPr>
            <w:noProof/>
            <w:webHidden/>
          </w:rPr>
          <w:tab/>
          <w:delText>14</w:delText>
        </w:r>
      </w:del>
    </w:p>
    <w:p w14:paraId="1ABF3A4F" w14:textId="268B2D07" w:rsidR="00937A5D" w:rsidDel="00AB195C" w:rsidRDefault="00937A5D">
      <w:pPr>
        <w:pStyle w:val="Sumrio3"/>
        <w:tabs>
          <w:tab w:val="left" w:pos="1200"/>
          <w:tab w:val="right" w:pos="9062"/>
        </w:tabs>
        <w:rPr>
          <w:del w:id="236" w:author="megacatia@hotmail.com" w:date="2017-12-04T18:18:00Z"/>
          <w:rFonts w:asciiTheme="minorHAnsi" w:eastAsiaTheme="minorEastAsia" w:hAnsiTheme="minorHAnsi" w:cstheme="minorBidi"/>
          <w:noProof/>
          <w:sz w:val="22"/>
          <w:szCs w:val="22"/>
        </w:rPr>
      </w:pPr>
      <w:del w:id="237" w:author="megacatia@hotmail.com" w:date="2017-12-04T18:18:00Z">
        <w:r w:rsidRPr="00AB195C" w:rsidDel="00AB195C">
          <w:rPr>
            <w:noProof/>
            <w:rPrChange w:id="238" w:author="megacatia@hotmail.com" w:date="2017-12-04T18:18:00Z">
              <w:rPr>
                <w:rStyle w:val="Hyperlink"/>
                <w:noProof/>
              </w:rPr>
            </w:rPrChange>
          </w:rPr>
          <w:delText>2.5.1</w:delText>
        </w:r>
        <w:r w:rsidDel="00AB195C">
          <w:rPr>
            <w:rFonts w:asciiTheme="minorHAnsi" w:eastAsiaTheme="minorEastAsia" w:hAnsiTheme="minorHAnsi" w:cstheme="minorBidi"/>
            <w:noProof/>
            <w:sz w:val="22"/>
            <w:szCs w:val="22"/>
          </w:rPr>
          <w:tab/>
        </w:r>
        <w:r w:rsidRPr="00AB195C" w:rsidDel="00AB195C">
          <w:rPr>
            <w:noProof/>
            <w:rPrChange w:id="239" w:author="megacatia@hotmail.com" w:date="2017-12-04T18:18:00Z">
              <w:rPr>
                <w:rStyle w:val="Hyperlink"/>
                <w:noProof/>
              </w:rPr>
            </w:rPrChange>
          </w:rPr>
          <w:delText>Metodologia Utilizada</w:delText>
        </w:r>
        <w:r w:rsidDel="00AB195C">
          <w:rPr>
            <w:noProof/>
            <w:webHidden/>
          </w:rPr>
          <w:tab/>
          <w:delText>14</w:delText>
        </w:r>
      </w:del>
    </w:p>
    <w:p w14:paraId="352CBA13" w14:textId="13ABE435" w:rsidR="00937A5D" w:rsidDel="00AB195C" w:rsidRDefault="00937A5D">
      <w:pPr>
        <w:pStyle w:val="Sumrio3"/>
        <w:tabs>
          <w:tab w:val="left" w:pos="1200"/>
          <w:tab w:val="right" w:pos="9062"/>
        </w:tabs>
        <w:rPr>
          <w:del w:id="240" w:author="megacatia@hotmail.com" w:date="2017-12-04T18:18:00Z"/>
          <w:rFonts w:asciiTheme="minorHAnsi" w:eastAsiaTheme="minorEastAsia" w:hAnsiTheme="minorHAnsi" w:cstheme="minorBidi"/>
          <w:noProof/>
          <w:sz w:val="22"/>
          <w:szCs w:val="22"/>
        </w:rPr>
      </w:pPr>
      <w:del w:id="241" w:author="megacatia@hotmail.com" w:date="2017-12-04T18:18:00Z">
        <w:r w:rsidRPr="00AB195C" w:rsidDel="00AB195C">
          <w:rPr>
            <w:noProof/>
            <w:rPrChange w:id="242" w:author="megacatia@hotmail.com" w:date="2017-12-04T18:18:00Z">
              <w:rPr>
                <w:rStyle w:val="Hyperlink"/>
                <w:noProof/>
              </w:rPr>
            </w:rPrChange>
          </w:rPr>
          <w:delText>2.5.2</w:delText>
        </w:r>
        <w:r w:rsidDel="00AB195C">
          <w:rPr>
            <w:rFonts w:asciiTheme="minorHAnsi" w:eastAsiaTheme="minorEastAsia" w:hAnsiTheme="minorHAnsi" w:cstheme="minorBidi"/>
            <w:noProof/>
            <w:sz w:val="22"/>
            <w:szCs w:val="22"/>
          </w:rPr>
          <w:tab/>
        </w:r>
        <w:r w:rsidRPr="00AB195C" w:rsidDel="00AB195C">
          <w:rPr>
            <w:noProof/>
            <w:rPrChange w:id="243" w:author="megacatia@hotmail.com" w:date="2017-12-04T18:18:00Z">
              <w:rPr>
                <w:rStyle w:val="Hyperlink"/>
                <w:noProof/>
              </w:rPr>
            </w:rPrChange>
          </w:rPr>
          <w:delText>Requisitos Funcionais</w:delText>
        </w:r>
        <w:r w:rsidDel="00AB195C">
          <w:rPr>
            <w:noProof/>
            <w:webHidden/>
          </w:rPr>
          <w:tab/>
          <w:delText>14</w:delText>
        </w:r>
      </w:del>
    </w:p>
    <w:p w14:paraId="0FEB286C" w14:textId="516416B5" w:rsidR="00937A5D" w:rsidDel="00AB195C" w:rsidRDefault="00937A5D">
      <w:pPr>
        <w:pStyle w:val="Sumrio4"/>
        <w:tabs>
          <w:tab w:val="left" w:pos="2309"/>
          <w:tab w:val="right" w:pos="9062"/>
        </w:tabs>
        <w:rPr>
          <w:del w:id="244" w:author="megacatia@hotmail.com" w:date="2017-12-04T18:18:00Z"/>
          <w:rFonts w:asciiTheme="minorHAnsi" w:eastAsiaTheme="minorEastAsia" w:hAnsiTheme="minorHAnsi" w:cstheme="minorBidi"/>
          <w:noProof/>
          <w:sz w:val="22"/>
          <w:szCs w:val="22"/>
        </w:rPr>
      </w:pPr>
      <w:del w:id="245" w:author="megacatia@hotmail.com" w:date="2017-12-04T18:18:00Z">
        <w:r w:rsidRPr="00AB195C" w:rsidDel="00AB195C">
          <w:rPr>
            <w:noProof/>
            <w:rPrChange w:id="246" w:author="megacatia@hotmail.com" w:date="2017-12-04T18:18:00Z">
              <w:rPr>
                <w:rStyle w:val="Hyperlink"/>
                <w:noProof/>
              </w:rPr>
            </w:rPrChange>
          </w:rPr>
          <w:delText>2.5.2.1</w:delText>
        </w:r>
        <w:r w:rsidDel="00AB195C">
          <w:rPr>
            <w:rFonts w:asciiTheme="minorHAnsi" w:eastAsiaTheme="minorEastAsia" w:hAnsiTheme="minorHAnsi" w:cstheme="minorBidi"/>
            <w:noProof/>
            <w:sz w:val="22"/>
            <w:szCs w:val="22"/>
          </w:rPr>
          <w:tab/>
        </w:r>
        <w:r w:rsidRPr="00AB195C" w:rsidDel="00AB195C">
          <w:rPr>
            <w:noProof/>
            <w:rPrChange w:id="247" w:author="megacatia@hotmail.com" w:date="2017-12-04T18:18:00Z">
              <w:rPr>
                <w:rStyle w:val="Hyperlink"/>
                <w:noProof/>
              </w:rPr>
            </w:rPrChange>
          </w:rPr>
          <w:delText>Caso de Uso Realizar Medição</w:delText>
        </w:r>
        <w:r w:rsidDel="00AB195C">
          <w:rPr>
            <w:noProof/>
            <w:webHidden/>
          </w:rPr>
          <w:tab/>
          <w:delText>15</w:delText>
        </w:r>
      </w:del>
    </w:p>
    <w:p w14:paraId="4B7A6F95" w14:textId="27B832C8" w:rsidR="00937A5D" w:rsidDel="00AB195C" w:rsidRDefault="00937A5D">
      <w:pPr>
        <w:pStyle w:val="Sumrio4"/>
        <w:tabs>
          <w:tab w:val="left" w:pos="2309"/>
          <w:tab w:val="right" w:pos="9062"/>
        </w:tabs>
        <w:rPr>
          <w:del w:id="248" w:author="megacatia@hotmail.com" w:date="2017-12-04T18:18:00Z"/>
          <w:rFonts w:asciiTheme="minorHAnsi" w:eastAsiaTheme="minorEastAsia" w:hAnsiTheme="minorHAnsi" w:cstheme="minorBidi"/>
          <w:noProof/>
          <w:sz w:val="22"/>
          <w:szCs w:val="22"/>
        </w:rPr>
      </w:pPr>
      <w:del w:id="249" w:author="megacatia@hotmail.com" w:date="2017-12-04T18:18:00Z">
        <w:r w:rsidRPr="00AB195C" w:rsidDel="00AB195C">
          <w:rPr>
            <w:noProof/>
            <w:rPrChange w:id="250" w:author="megacatia@hotmail.com" w:date="2017-12-04T18:18:00Z">
              <w:rPr>
                <w:rStyle w:val="Hyperlink"/>
                <w:noProof/>
              </w:rPr>
            </w:rPrChange>
          </w:rPr>
          <w:delText>2.5.2.2</w:delText>
        </w:r>
        <w:r w:rsidDel="00AB195C">
          <w:rPr>
            <w:rFonts w:asciiTheme="minorHAnsi" w:eastAsiaTheme="minorEastAsia" w:hAnsiTheme="minorHAnsi" w:cstheme="minorBidi"/>
            <w:noProof/>
            <w:sz w:val="22"/>
            <w:szCs w:val="22"/>
          </w:rPr>
          <w:tab/>
        </w:r>
        <w:r w:rsidRPr="00AB195C" w:rsidDel="00AB195C">
          <w:rPr>
            <w:noProof/>
            <w:rPrChange w:id="251" w:author="megacatia@hotmail.com" w:date="2017-12-04T18:18:00Z">
              <w:rPr>
                <w:rStyle w:val="Hyperlink"/>
                <w:noProof/>
              </w:rPr>
            </w:rPrChange>
          </w:rPr>
          <w:delText>Caso de Uso Print da tela</w:delText>
        </w:r>
        <w:r w:rsidDel="00AB195C">
          <w:rPr>
            <w:noProof/>
            <w:webHidden/>
          </w:rPr>
          <w:tab/>
          <w:delText>16</w:delText>
        </w:r>
      </w:del>
    </w:p>
    <w:p w14:paraId="33177162" w14:textId="77A19FF2" w:rsidR="00937A5D" w:rsidDel="00AB195C" w:rsidRDefault="00937A5D">
      <w:pPr>
        <w:pStyle w:val="Sumrio4"/>
        <w:tabs>
          <w:tab w:val="left" w:pos="2309"/>
          <w:tab w:val="right" w:pos="9062"/>
        </w:tabs>
        <w:rPr>
          <w:del w:id="252" w:author="megacatia@hotmail.com" w:date="2017-12-04T18:18:00Z"/>
          <w:rFonts w:asciiTheme="minorHAnsi" w:eastAsiaTheme="minorEastAsia" w:hAnsiTheme="minorHAnsi" w:cstheme="minorBidi"/>
          <w:noProof/>
          <w:sz w:val="22"/>
          <w:szCs w:val="22"/>
        </w:rPr>
      </w:pPr>
      <w:del w:id="253" w:author="megacatia@hotmail.com" w:date="2017-12-04T18:18:00Z">
        <w:r w:rsidRPr="00AB195C" w:rsidDel="00AB195C">
          <w:rPr>
            <w:noProof/>
            <w:rPrChange w:id="254" w:author="megacatia@hotmail.com" w:date="2017-12-04T18:18:00Z">
              <w:rPr>
                <w:rStyle w:val="Hyperlink"/>
                <w:noProof/>
              </w:rPr>
            </w:rPrChange>
          </w:rPr>
          <w:delText>2.5.2.3</w:delText>
        </w:r>
        <w:r w:rsidDel="00AB195C">
          <w:rPr>
            <w:rFonts w:asciiTheme="minorHAnsi" w:eastAsiaTheme="minorEastAsia" w:hAnsiTheme="minorHAnsi" w:cstheme="minorBidi"/>
            <w:noProof/>
            <w:sz w:val="22"/>
            <w:szCs w:val="22"/>
          </w:rPr>
          <w:tab/>
        </w:r>
        <w:r w:rsidRPr="00AB195C" w:rsidDel="00AB195C">
          <w:rPr>
            <w:noProof/>
            <w:rPrChange w:id="255" w:author="megacatia@hotmail.com" w:date="2017-12-04T18:18:00Z">
              <w:rPr>
                <w:rStyle w:val="Hyperlink"/>
                <w:noProof/>
              </w:rPr>
            </w:rPrChange>
          </w:rPr>
          <w:delText>Caso de Uso Encerrar Medições</w:delText>
        </w:r>
        <w:r w:rsidDel="00AB195C">
          <w:rPr>
            <w:noProof/>
            <w:webHidden/>
          </w:rPr>
          <w:tab/>
          <w:delText>17</w:delText>
        </w:r>
      </w:del>
    </w:p>
    <w:p w14:paraId="256596AB" w14:textId="773094DB" w:rsidR="00937A5D" w:rsidDel="00AB195C" w:rsidRDefault="00937A5D">
      <w:pPr>
        <w:pStyle w:val="Sumrio4"/>
        <w:tabs>
          <w:tab w:val="left" w:pos="2309"/>
          <w:tab w:val="right" w:pos="9062"/>
        </w:tabs>
        <w:rPr>
          <w:del w:id="256" w:author="megacatia@hotmail.com" w:date="2017-12-04T18:18:00Z"/>
          <w:rFonts w:asciiTheme="minorHAnsi" w:eastAsiaTheme="minorEastAsia" w:hAnsiTheme="minorHAnsi" w:cstheme="minorBidi"/>
          <w:noProof/>
          <w:sz w:val="22"/>
          <w:szCs w:val="22"/>
        </w:rPr>
      </w:pPr>
      <w:del w:id="257" w:author="megacatia@hotmail.com" w:date="2017-12-04T18:18:00Z">
        <w:r w:rsidRPr="00AB195C" w:rsidDel="00AB195C">
          <w:rPr>
            <w:noProof/>
            <w:rPrChange w:id="258" w:author="megacatia@hotmail.com" w:date="2017-12-04T18:18:00Z">
              <w:rPr>
                <w:rStyle w:val="Hyperlink"/>
                <w:noProof/>
              </w:rPr>
            </w:rPrChange>
          </w:rPr>
          <w:delText>2.5.2.4</w:delText>
        </w:r>
        <w:r w:rsidDel="00AB195C">
          <w:rPr>
            <w:rFonts w:asciiTheme="minorHAnsi" w:eastAsiaTheme="minorEastAsia" w:hAnsiTheme="minorHAnsi" w:cstheme="minorBidi"/>
            <w:noProof/>
            <w:sz w:val="22"/>
            <w:szCs w:val="22"/>
          </w:rPr>
          <w:tab/>
        </w:r>
        <w:r w:rsidRPr="00AB195C" w:rsidDel="00AB195C">
          <w:rPr>
            <w:noProof/>
            <w:rPrChange w:id="259" w:author="megacatia@hotmail.com" w:date="2017-12-04T18:18:00Z">
              <w:rPr>
                <w:rStyle w:val="Hyperlink"/>
                <w:noProof/>
              </w:rPr>
            </w:rPrChange>
          </w:rPr>
          <w:delText>Caso de Uso Corrigir curva IxV</w:delText>
        </w:r>
        <w:r w:rsidDel="00AB195C">
          <w:rPr>
            <w:noProof/>
            <w:webHidden/>
          </w:rPr>
          <w:tab/>
          <w:delText>17</w:delText>
        </w:r>
      </w:del>
    </w:p>
    <w:p w14:paraId="4551DE56" w14:textId="014AFBB9" w:rsidR="00937A5D" w:rsidDel="00AB195C" w:rsidRDefault="00937A5D">
      <w:pPr>
        <w:pStyle w:val="Sumrio4"/>
        <w:tabs>
          <w:tab w:val="left" w:pos="2309"/>
          <w:tab w:val="right" w:pos="9062"/>
        </w:tabs>
        <w:rPr>
          <w:del w:id="260" w:author="megacatia@hotmail.com" w:date="2017-12-04T18:18:00Z"/>
          <w:rFonts w:asciiTheme="minorHAnsi" w:eastAsiaTheme="minorEastAsia" w:hAnsiTheme="minorHAnsi" w:cstheme="minorBidi"/>
          <w:noProof/>
          <w:sz w:val="22"/>
          <w:szCs w:val="22"/>
        </w:rPr>
      </w:pPr>
      <w:del w:id="261" w:author="megacatia@hotmail.com" w:date="2017-12-04T18:18:00Z">
        <w:r w:rsidRPr="00AB195C" w:rsidDel="00AB195C">
          <w:rPr>
            <w:noProof/>
            <w:rPrChange w:id="262" w:author="megacatia@hotmail.com" w:date="2017-12-04T18:18:00Z">
              <w:rPr>
                <w:rStyle w:val="Hyperlink"/>
                <w:noProof/>
              </w:rPr>
            </w:rPrChange>
          </w:rPr>
          <w:delText>2.5.2.5</w:delText>
        </w:r>
        <w:r w:rsidDel="00AB195C">
          <w:rPr>
            <w:rFonts w:asciiTheme="minorHAnsi" w:eastAsiaTheme="minorEastAsia" w:hAnsiTheme="minorHAnsi" w:cstheme="minorBidi"/>
            <w:noProof/>
            <w:sz w:val="22"/>
            <w:szCs w:val="22"/>
          </w:rPr>
          <w:tab/>
        </w:r>
        <w:r w:rsidRPr="00AB195C" w:rsidDel="00AB195C">
          <w:rPr>
            <w:noProof/>
            <w:rPrChange w:id="263" w:author="megacatia@hotmail.com" w:date="2017-12-04T18:18:00Z">
              <w:rPr>
                <w:rStyle w:val="Hyperlink"/>
                <w:noProof/>
              </w:rPr>
            </w:rPrChange>
          </w:rPr>
          <w:delText>Caso de Uso Encerrar Programa</w:delText>
        </w:r>
        <w:r w:rsidDel="00AB195C">
          <w:rPr>
            <w:noProof/>
            <w:webHidden/>
          </w:rPr>
          <w:tab/>
          <w:delText>18</w:delText>
        </w:r>
      </w:del>
    </w:p>
    <w:p w14:paraId="70CB5644" w14:textId="0105A8F4" w:rsidR="00937A5D" w:rsidDel="00AB195C" w:rsidRDefault="00937A5D">
      <w:pPr>
        <w:pStyle w:val="Sumrio3"/>
        <w:tabs>
          <w:tab w:val="left" w:pos="1200"/>
          <w:tab w:val="right" w:pos="9062"/>
        </w:tabs>
        <w:rPr>
          <w:del w:id="264" w:author="megacatia@hotmail.com" w:date="2017-12-04T18:18:00Z"/>
          <w:rFonts w:asciiTheme="minorHAnsi" w:eastAsiaTheme="minorEastAsia" w:hAnsiTheme="minorHAnsi" w:cstheme="minorBidi"/>
          <w:noProof/>
          <w:sz w:val="22"/>
          <w:szCs w:val="22"/>
        </w:rPr>
      </w:pPr>
      <w:del w:id="265" w:author="megacatia@hotmail.com" w:date="2017-12-04T18:18:00Z">
        <w:r w:rsidRPr="00AB195C" w:rsidDel="00AB195C">
          <w:rPr>
            <w:noProof/>
            <w:rPrChange w:id="266" w:author="megacatia@hotmail.com" w:date="2017-12-04T18:18:00Z">
              <w:rPr>
                <w:rStyle w:val="Hyperlink"/>
                <w:noProof/>
              </w:rPr>
            </w:rPrChange>
          </w:rPr>
          <w:delText>2.5.3</w:delText>
        </w:r>
        <w:r w:rsidDel="00AB195C">
          <w:rPr>
            <w:rFonts w:asciiTheme="minorHAnsi" w:eastAsiaTheme="minorEastAsia" w:hAnsiTheme="minorHAnsi" w:cstheme="minorBidi"/>
            <w:noProof/>
            <w:sz w:val="22"/>
            <w:szCs w:val="22"/>
          </w:rPr>
          <w:tab/>
        </w:r>
        <w:r w:rsidRPr="00AB195C" w:rsidDel="00AB195C">
          <w:rPr>
            <w:noProof/>
            <w:rPrChange w:id="267" w:author="megacatia@hotmail.com" w:date="2017-12-04T18:18:00Z">
              <w:rPr>
                <w:rStyle w:val="Hyperlink"/>
                <w:noProof/>
              </w:rPr>
            </w:rPrChange>
          </w:rPr>
          <w:delText>Requisitos Não Funcionais</w:delText>
        </w:r>
        <w:r w:rsidDel="00AB195C">
          <w:rPr>
            <w:noProof/>
            <w:webHidden/>
          </w:rPr>
          <w:tab/>
          <w:delText>18</w:delText>
        </w:r>
      </w:del>
    </w:p>
    <w:p w14:paraId="43B9646A" w14:textId="14D877D3" w:rsidR="00937A5D" w:rsidDel="00AB195C" w:rsidRDefault="00937A5D">
      <w:pPr>
        <w:pStyle w:val="Sumrio4"/>
        <w:tabs>
          <w:tab w:val="left" w:pos="2309"/>
          <w:tab w:val="right" w:pos="9062"/>
        </w:tabs>
        <w:rPr>
          <w:del w:id="268" w:author="megacatia@hotmail.com" w:date="2017-12-04T18:18:00Z"/>
          <w:rFonts w:asciiTheme="minorHAnsi" w:eastAsiaTheme="minorEastAsia" w:hAnsiTheme="minorHAnsi" w:cstheme="minorBidi"/>
          <w:noProof/>
          <w:sz w:val="22"/>
          <w:szCs w:val="22"/>
        </w:rPr>
      </w:pPr>
      <w:del w:id="269" w:author="megacatia@hotmail.com" w:date="2017-12-04T18:18:00Z">
        <w:r w:rsidRPr="00AB195C" w:rsidDel="00AB195C">
          <w:rPr>
            <w:noProof/>
            <w:rPrChange w:id="270" w:author="megacatia@hotmail.com" w:date="2017-12-04T18:18:00Z">
              <w:rPr>
                <w:rStyle w:val="Hyperlink"/>
                <w:noProof/>
              </w:rPr>
            </w:rPrChange>
          </w:rPr>
          <w:delText>2.5.3.1</w:delText>
        </w:r>
        <w:r w:rsidDel="00AB195C">
          <w:rPr>
            <w:rFonts w:asciiTheme="minorHAnsi" w:eastAsiaTheme="minorEastAsia" w:hAnsiTheme="minorHAnsi" w:cstheme="minorBidi"/>
            <w:noProof/>
            <w:sz w:val="22"/>
            <w:szCs w:val="22"/>
          </w:rPr>
          <w:tab/>
        </w:r>
        <w:r w:rsidRPr="00AB195C" w:rsidDel="00AB195C">
          <w:rPr>
            <w:noProof/>
            <w:rPrChange w:id="271" w:author="megacatia@hotmail.com" w:date="2017-12-04T18:18:00Z">
              <w:rPr>
                <w:rStyle w:val="Hyperlink"/>
                <w:noProof/>
              </w:rPr>
            </w:rPrChange>
          </w:rPr>
          <w:delText>Requisitos de Desempenho</w:delText>
        </w:r>
        <w:r w:rsidDel="00AB195C">
          <w:rPr>
            <w:noProof/>
            <w:webHidden/>
          </w:rPr>
          <w:tab/>
          <w:delText>19</w:delText>
        </w:r>
      </w:del>
    </w:p>
    <w:p w14:paraId="3A4E1E22" w14:textId="358A87B5" w:rsidR="00937A5D" w:rsidDel="00AB195C" w:rsidRDefault="00937A5D">
      <w:pPr>
        <w:pStyle w:val="Sumrio4"/>
        <w:tabs>
          <w:tab w:val="left" w:pos="2309"/>
          <w:tab w:val="right" w:pos="9062"/>
        </w:tabs>
        <w:rPr>
          <w:del w:id="272" w:author="megacatia@hotmail.com" w:date="2017-12-04T18:18:00Z"/>
          <w:rFonts w:asciiTheme="minorHAnsi" w:eastAsiaTheme="minorEastAsia" w:hAnsiTheme="minorHAnsi" w:cstheme="minorBidi"/>
          <w:noProof/>
          <w:sz w:val="22"/>
          <w:szCs w:val="22"/>
        </w:rPr>
      </w:pPr>
      <w:del w:id="273" w:author="megacatia@hotmail.com" w:date="2017-12-04T18:18:00Z">
        <w:r w:rsidRPr="00AB195C" w:rsidDel="00AB195C">
          <w:rPr>
            <w:noProof/>
            <w:rPrChange w:id="274" w:author="megacatia@hotmail.com" w:date="2017-12-04T18:18:00Z">
              <w:rPr>
                <w:rStyle w:val="Hyperlink"/>
                <w:noProof/>
              </w:rPr>
            </w:rPrChange>
          </w:rPr>
          <w:delText>2.5.3.2</w:delText>
        </w:r>
        <w:r w:rsidDel="00AB195C">
          <w:rPr>
            <w:rFonts w:asciiTheme="minorHAnsi" w:eastAsiaTheme="minorEastAsia" w:hAnsiTheme="minorHAnsi" w:cstheme="minorBidi"/>
            <w:noProof/>
            <w:sz w:val="22"/>
            <w:szCs w:val="22"/>
          </w:rPr>
          <w:tab/>
        </w:r>
        <w:r w:rsidRPr="00AB195C" w:rsidDel="00AB195C">
          <w:rPr>
            <w:noProof/>
            <w:rPrChange w:id="275" w:author="megacatia@hotmail.com" w:date="2017-12-04T18:18:00Z">
              <w:rPr>
                <w:rStyle w:val="Hyperlink"/>
                <w:noProof/>
              </w:rPr>
            </w:rPrChange>
          </w:rPr>
          <w:delText>Requisito Usabilidade</w:delText>
        </w:r>
        <w:r w:rsidDel="00AB195C">
          <w:rPr>
            <w:noProof/>
            <w:webHidden/>
          </w:rPr>
          <w:tab/>
          <w:delText>19</w:delText>
        </w:r>
      </w:del>
    </w:p>
    <w:p w14:paraId="61E6E035" w14:textId="5AD7248B" w:rsidR="00937A5D" w:rsidDel="00AB195C" w:rsidRDefault="00937A5D">
      <w:pPr>
        <w:pStyle w:val="Sumrio4"/>
        <w:tabs>
          <w:tab w:val="left" w:pos="2309"/>
          <w:tab w:val="right" w:pos="9062"/>
        </w:tabs>
        <w:rPr>
          <w:del w:id="276" w:author="megacatia@hotmail.com" w:date="2017-12-04T18:18:00Z"/>
          <w:rFonts w:asciiTheme="minorHAnsi" w:eastAsiaTheme="minorEastAsia" w:hAnsiTheme="minorHAnsi" w:cstheme="minorBidi"/>
          <w:noProof/>
          <w:sz w:val="22"/>
          <w:szCs w:val="22"/>
        </w:rPr>
      </w:pPr>
      <w:del w:id="277" w:author="megacatia@hotmail.com" w:date="2017-12-04T18:18:00Z">
        <w:r w:rsidRPr="00AB195C" w:rsidDel="00AB195C">
          <w:rPr>
            <w:noProof/>
            <w:rPrChange w:id="278" w:author="megacatia@hotmail.com" w:date="2017-12-04T18:18:00Z">
              <w:rPr>
                <w:rStyle w:val="Hyperlink"/>
                <w:noProof/>
              </w:rPr>
            </w:rPrChange>
          </w:rPr>
          <w:delText>2.5.3.3</w:delText>
        </w:r>
        <w:r w:rsidDel="00AB195C">
          <w:rPr>
            <w:rFonts w:asciiTheme="minorHAnsi" w:eastAsiaTheme="minorEastAsia" w:hAnsiTheme="minorHAnsi" w:cstheme="minorBidi"/>
            <w:noProof/>
            <w:sz w:val="22"/>
            <w:szCs w:val="22"/>
          </w:rPr>
          <w:tab/>
        </w:r>
        <w:r w:rsidRPr="00AB195C" w:rsidDel="00AB195C">
          <w:rPr>
            <w:noProof/>
            <w:rPrChange w:id="279" w:author="megacatia@hotmail.com" w:date="2017-12-04T18:18:00Z">
              <w:rPr>
                <w:rStyle w:val="Hyperlink"/>
                <w:noProof/>
              </w:rPr>
            </w:rPrChange>
          </w:rPr>
          <w:delText>Requisito Integridade</w:delText>
        </w:r>
        <w:r w:rsidDel="00AB195C">
          <w:rPr>
            <w:noProof/>
            <w:webHidden/>
          </w:rPr>
          <w:tab/>
          <w:delText>19</w:delText>
        </w:r>
      </w:del>
    </w:p>
    <w:p w14:paraId="713433A2" w14:textId="384C6611" w:rsidR="00937A5D" w:rsidDel="00AB195C" w:rsidRDefault="00937A5D">
      <w:pPr>
        <w:pStyle w:val="Sumrio4"/>
        <w:tabs>
          <w:tab w:val="left" w:pos="2309"/>
          <w:tab w:val="right" w:pos="9062"/>
        </w:tabs>
        <w:rPr>
          <w:del w:id="280" w:author="megacatia@hotmail.com" w:date="2017-12-04T18:18:00Z"/>
          <w:rFonts w:asciiTheme="minorHAnsi" w:eastAsiaTheme="minorEastAsia" w:hAnsiTheme="minorHAnsi" w:cstheme="minorBidi"/>
          <w:noProof/>
          <w:sz w:val="22"/>
          <w:szCs w:val="22"/>
        </w:rPr>
      </w:pPr>
      <w:del w:id="281" w:author="megacatia@hotmail.com" w:date="2017-12-04T18:18:00Z">
        <w:r w:rsidRPr="00AB195C" w:rsidDel="00AB195C">
          <w:rPr>
            <w:noProof/>
            <w:rPrChange w:id="282" w:author="megacatia@hotmail.com" w:date="2017-12-04T18:18:00Z">
              <w:rPr>
                <w:rStyle w:val="Hyperlink"/>
                <w:noProof/>
              </w:rPr>
            </w:rPrChange>
          </w:rPr>
          <w:delText>2.5.3.4</w:delText>
        </w:r>
        <w:r w:rsidDel="00AB195C">
          <w:rPr>
            <w:rFonts w:asciiTheme="minorHAnsi" w:eastAsiaTheme="minorEastAsia" w:hAnsiTheme="minorHAnsi" w:cstheme="minorBidi"/>
            <w:noProof/>
            <w:sz w:val="22"/>
            <w:szCs w:val="22"/>
          </w:rPr>
          <w:tab/>
        </w:r>
        <w:r w:rsidRPr="00AB195C" w:rsidDel="00AB195C">
          <w:rPr>
            <w:noProof/>
            <w:rPrChange w:id="283" w:author="megacatia@hotmail.com" w:date="2017-12-04T18:18:00Z">
              <w:rPr>
                <w:rStyle w:val="Hyperlink"/>
                <w:noProof/>
              </w:rPr>
            </w:rPrChange>
          </w:rPr>
          <w:delText>Requisito Compatibilidade</w:delText>
        </w:r>
        <w:r w:rsidDel="00AB195C">
          <w:rPr>
            <w:noProof/>
            <w:webHidden/>
          </w:rPr>
          <w:tab/>
          <w:delText>19</w:delText>
        </w:r>
      </w:del>
    </w:p>
    <w:p w14:paraId="7AADBAA5" w14:textId="60450586" w:rsidR="00937A5D" w:rsidDel="00AB195C" w:rsidRDefault="00937A5D">
      <w:pPr>
        <w:pStyle w:val="Sumrio1"/>
        <w:rPr>
          <w:del w:id="284" w:author="megacatia@hotmail.com" w:date="2017-12-04T18:18:00Z"/>
          <w:rFonts w:asciiTheme="minorHAnsi" w:eastAsiaTheme="minorEastAsia" w:hAnsiTheme="minorHAnsi" w:cstheme="minorBidi"/>
          <w:noProof/>
          <w:sz w:val="22"/>
          <w:szCs w:val="22"/>
        </w:rPr>
      </w:pPr>
      <w:del w:id="285" w:author="megacatia@hotmail.com" w:date="2017-12-04T18:18:00Z">
        <w:r w:rsidRPr="00AB195C" w:rsidDel="00AB195C">
          <w:rPr>
            <w:noProof/>
            <w:rPrChange w:id="286" w:author="megacatia@hotmail.com" w:date="2017-12-04T18:18:00Z">
              <w:rPr>
                <w:rStyle w:val="Hyperlink"/>
                <w:noProof/>
              </w:rPr>
            </w:rPrChange>
          </w:rPr>
          <w:delText>3</w:delText>
        </w:r>
        <w:r w:rsidDel="00AB195C">
          <w:rPr>
            <w:rFonts w:asciiTheme="minorHAnsi" w:eastAsiaTheme="minorEastAsia" w:hAnsiTheme="minorHAnsi" w:cstheme="minorBidi"/>
            <w:noProof/>
            <w:sz w:val="22"/>
            <w:szCs w:val="22"/>
          </w:rPr>
          <w:tab/>
        </w:r>
        <w:r w:rsidRPr="00AB195C" w:rsidDel="00AB195C">
          <w:rPr>
            <w:noProof/>
            <w:rPrChange w:id="287" w:author="megacatia@hotmail.com" w:date="2017-12-04T18:18:00Z">
              <w:rPr>
                <w:rStyle w:val="Hyperlink"/>
                <w:noProof/>
              </w:rPr>
            </w:rPrChange>
          </w:rPr>
          <w:delText>DESENVOLVIMENTO</w:delText>
        </w:r>
        <w:r w:rsidDel="00AB195C">
          <w:rPr>
            <w:noProof/>
            <w:webHidden/>
          </w:rPr>
          <w:tab/>
          <w:delText>20</w:delText>
        </w:r>
      </w:del>
    </w:p>
    <w:p w14:paraId="75DE4240" w14:textId="06CE1A60" w:rsidR="00937A5D" w:rsidDel="00AB195C" w:rsidRDefault="00937A5D">
      <w:pPr>
        <w:pStyle w:val="Sumrio2"/>
        <w:tabs>
          <w:tab w:val="left" w:pos="960"/>
          <w:tab w:val="right" w:pos="9062"/>
        </w:tabs>
        <w:rPr>
          <w:del w:id="288" w:author="megacatia@hotmail.com" w:date="2017-12-04T18:18:00Z"/>
          <w:rFonts w:asciiTheme="minorHAnsi" w:eastAsiaTheme="minorEastAsia" w:hAnsiTheme="minorHAnsi" w:cstheme="minorBidi"/>
          <w:noProof/>
          <w:sz w:val="22"/>
          <w:szCs w:val="22"/>
        </w:rPr>
      </w:pPr>
      <w:del w:id="289" w:author="megacatia@hotmail.com" w:date="2017-12-04T18:18:00Z">
        <w:r w:rsidRPr="00AB195C" w:rsidDel="00AB195C">
          <w:rPr>
            <w:noProof/>
            <w:rPrChange w:id="290" w:author="megacatia@hotmail.com" w:date="2017-12-04T18:18:00Z">
              <w:rPr>
                <w:rStyle w:val="Hyperlink"/>
                <w:noProof/>
              </w:rPr>
            </w:rPrChange>
          </w:rPr>
          <w:delText>3.1</w:delText>
        </w:r>
        <w:r w:rsidDel="00AB195C">
          <w:rPr>
            <w:rFonts w:asciiTheme="minorHAnsi" w:eastAsiaTheme="minorEastAsia" w:hAnsiTheme="minorHAnsi" w:cstheme="minorBidi"/>
            <w:noProof/>
            <w:sz w:val="22"/>
            <w:szCs w:val="22"/>
          </w:rPr>
          <w:tab/>
        </w:r>
        <w:r w:rsidRPr="00AB195C" w:rsidDel="00AB195C">
          <w:rPr>
            <w:noProof/>
            <w:rPrChange w:id="291" w:author="megacatia@hotmail.com" w:date="2017-12-04T18:18:00Z">
              <w:rPr>
                <w:rStyle w:val="Hyperlink"/>
                <w:noProof/>
              </w:rPr>
            </w:rPrChange>
          </w:rPr>
          <w:delText>Arquitetura</w:delText>
        </w:r>
        <w:r w:rsidDel="00AB195C">
          <w:rPr>
            <w:noProof/>
            <w:webHidden/>
          </w:rPr>
          <w:tab/>
          <w:delText>20</w:delText>
        </w:r>
      </w:del>
    </w:p>
    <w:p w14:paraId="6AA08A42" w14:textId="7D81E803" w:rsidR="00937A5D" w:rsidDel="00AB195C" w:rsidRDefault="00937A5D">
      <w:pPr>
        <w:pStyle w:val="Sumrio2"/>
        <w:tabs>
          <w:tab w:val="left" w:pos="960"/>
          <w:tab w:val="right" w:pos="9062"/>
        </w:tabs>
        <w:rPr>
          <w:del w:id="292" w:author="megacatia@hotmail.com" w:date="2017-12-04T18:18:00Z"/>
          <w:rFonts w:asciiTheme="minorHAnsi" w:eastAsiaTheme="minorEastAsia" w:hAnsiTheme="minorHAnsi" w:cstheme="minorBidi"/>
          <w:noProof/>
          <w:sz w:val="22"/>
          <w:szCs w:val="22"/>
        </w:rPr>
      </w:pPr>
      <w:del w:id="293" w:author="megacatia@hotmail.com" w:date="2017-12-04T18:18:00Z">
        <w:r w:rsidRPr="00AB195C" w:rsidDel="00AB195C">
          <w:rPr>
            <w:noProof/>
            <w:rPrChange w:id="294" w:author="megacatia@hotmail.com" w:date="2017-12-04T18:18:00Z">
              <w:rPr>
                <w:rStyle w:val="Hyperlink"/>
                <w:noProof/>
              </w:rPr>
            </w:rPrChange>
          </w:rPr>
          <w:delText>3.2</w:delText>
        </w:r>
        <w:r w:rsidDel="00AB195C">
          <w:rPr>
            <w:rFonts w:asciiTheme="minorHAnsi" w:eastAsiaTheme="minorEastAsia" w:hAnsiTheme="minorHAnsi" w:cstheme="minorBidi"/>
            <w:noProof/>
            <w:sz w:val="22"/>
            <w:szCs w:val="22"/>
          </w:rPr>
          <w:tab/>
        </w:r>
        <w:r w:rsidRPr="00AB195C" w:rsidDel="00AB195C">
          <w:rPr>
            <w:noProof/>
            <w:rPrChange w:id="295" w:author="megacatia@hotmail.com" w:date="2017-12-04T18:18:00Z">
              <w:rPr>
                <w:rStyle w:val="Hyperlink"/>
                <w:noProof/>
              </w:rPr>
            </w:rPrChange>
          </w:rPr>
          <w:delText>VIs do programa</w:delText>
        </w:r>
        <w:r w:rsidDel="00AB195C">
          <w:rPr>
            <w:noProof/>
            <w:webHidden/>
          </w:rPr>
          <w:tab/>
          <w:delText>21</w:delText>
        </w:r>
      </w:del>
    </w:p>
    <w:p w14:paraId="2BE4ED4E" w14:textId="69619C0B" w:rsidR="00937A5D" w:rsidDel="00AB195C" w:rsidRDefault="00937A5D">
      <w:pPr>
        <w:pStyle w:val="Sumrio3"/>
        <w:tabs>
          <w:tab w:val="left" w:pos="1200"/>
          <w:tab w:val="right" w:pos="9062"/>
        </w:tabs>
        <w:rPr>
          <w:del w:id="296" w:author="megacatia@hotmail.com" w:date="2017-12-04T18:18:00Z"/>
          <w:rFonts w:asciiTheme="minorHAnsi" w:eastAsiaTheme="minorEastAsia" w:hAnsiTheme="minorHAnsi" w:cstheme="minorBidi"/>
          <w:noProof/>
          <w:sz w:val="22"/>
          <w:szCs w:val="22"/>
        </w:rPr>
      </w:pPr>
      <w:del w:id="297" w:author="megacatia@hotmail.com" w:date="2017-12-04T18:18:00Z">
        <w:r w:rsidRPr="00AB195C" w:rsidDel="00AB195C">
          <w:rPr>
            <w:noProof/>
            <w:highlight w:val="yellow"/>
            <w:rPrChange w:id="298" w:author="megacatia@hotmail.com" w:date="2017-12-04T18:18:00Z">
              <w:rPr>
                <w:rStyle w:val="Hyperlink"/>
                <w:noProof/>
                <w:highlight w:val="yellow"/>
              </w:rPr>
            </w:rPrChange>
          </w:rPr>
          <w:delText>3.2.1</w:delText>
        </w:r>
        <w:r w:rsidDel="00AB195C">
          <w:rPr>
            <w:rFonts w:asciiTheme="minorHAnsi" w:eastAsiaTheme="minorEastAsia" w:hAnsiTheme="minorHAnsi" w:cstheme="minorBidi"/>
            <w:noProof/>
            <w:sz w:val="22"/>
            <w:szCs w:val="22"/>
          </w:rPr>
          <w:tab/>
        </w:r>
        <w:r w:rsidRPr="00AB195C" w:rsidDel="00AB195C">
          <w:rPr>
            <w:noProof/>
            <w:highlight w:val="yellow"/>
            <w:rPrChange w:id="299" w:author="megacatia@hotmail.com" w:date="2017-12-04T18:18:00Z">
              <w:rPr>
                <w:rStyle w:val="Hyperlink"/>
                <w:noProof/>
                <w:highlight w:val="yellow"/>
              </w:rPr>
            </w:rPrChange>
          </w:rPr>
          <w:delText>Entrada de dados</w:delText>
        </w:r>
        <w:r w:rsidDel="00AB195C">
          <w:rPr>
            <w:noProof/>
            <w:webHidden/>
          </w:rPr>
          <w:tab/>
          <w:delText>21</w:delText>
        </w:r>
      </w:del>
    </w:p>
    <w:p w14:paraId="08708F53" w14:textId="62A744C6" w:rsidR="00937A5D" w:rsidDel="00AB195C" w:rsidRDefault="00937A5D">
      <w:pPr>
        <w:pStyle w:val="Sumrio3"/>
        <w:tabs>
          <w:tab w:val="left" w:pos="1200"/>
          <w:tab w:val="right" w:pos="9062"/>
        </w:tabs>
        <w:rPr>
          <w:del w:id="300" w:author="megacatia@hotmail.com" w:date="2017-12-04T18:18:00Z"/>
          <w:rFonts w:asciiTheme="minorHAnsi" w:eastAsiaTheme="minorEastAsia" w:hAnsiTheme="minorHAnsi" w:cstheme="minorBidi"/>
          <w:noProof/>
          <w:sz w:val="22"/>
          <w:szCs w:val="22"/>
        </w:rPr>
      </w:pPr>
      <w:del w:id="301" w:author="megacatia@hotmail.com" w:date="2017-12-04T18:18:00Z">
        <w:r w:rsidRPr="00AB195C" w:rsidDel="00AB195C">
          <w:rPr>
            <w:noProof/>
            <w:rPrChange w:id="302" w:author="megacatia@hotmail.com" w:date="2017-12-04T18:18:00Z">
              <w:rPr>
                <w:rStyle w:val="Hyperlink"/>
                <w:noProof/>
              </w:rPr>
            </w:rPrChange>
          </w:rPr>
          <w:delText>3.2.2</w:delText>
        </w:r>
        <w:r w:rsidDel="00AB195C">
          <w:rPr>
            <w:rFonts w:asciiTheme="minorHAnsi" w:eastAsiaTheme="minorEastAsia" w:hAnsiTheme="minorHAnsi" w:cstheme="minorBidi"/>
            <w:noProof/>
            <w:sz w:val="22"/>
            <w:szCs w:val="22"/>
          </w:rPr>
          <w:tab/>
        </w:r>
        <w:r w:rsidRPr="00AB195C" w:rsidDel="00AB195C">
          <w:rPr>
            <w:noProof/>
            <w:rPrChange w:id="303" w:author="megacatia@hotmail.com" w:date="2017-12-04T18:18:00Z">
              <w:rPr>
                <w:rStyle w:val="Hyperlink"/>
                <w:noProof/>
              </w:rPr>
            </w:rPrChange>
          </w:rPr>
          <w:delText>Medição da curva</w:delText>
        </w:r>
        <w:r w:rsidDel="00AB195C">
          <w:rPr>
            <w:noProof/>
            <w:webHidden/>
          </w:rPr>
          <w:tab/>
          <w:delText>23</w:delText>
        </w:r>
      </w:del>
    </w:p>
    <w:p w14:paraId="6137094A" w14:textId="61AB0267" w:rsidR="00937A5D" w:rsidDel="00AB195C" w:rsidRDefault="00937A5D">
      <w:pPr>
        <w:pStyle w:val="Sumrio3"/>
        <w:tabs>
          <w:tab w:val="left" w:pos="1200"/>
          <w:tab w:val="right" w:pos="9062"/>
        </w:tabs>
        <w:rPr>
          <w:del w:id="304" w:author="megacatia@hotmail.com" w:date="2017-12-04T18:18:00Z"/>
          <w:rFonts w:asciiTheme="minorHAnsi" w:eastAsiaTheme="minorEastAsia" w:hAnsiTheme="minorHAnsi" w:cstheme="minorBidi"/>
          <w:noProof/>
          <w:sz w:val="22"/>
          <w:szCs w:val="22"/>
        </w:rPr>
      </w:pPr>
      <w:del w:id="305" w:author="megacatia@hotmail.com" w:date="2017-12-04T18:18:00Z">
        <w:r w:rsidRPr="00AB195C" w:rsidDel="00AB195C">
          <w:rPr>
            <w:noProof/>
            <w:rPrChange w:id="306" w:author="megacatia@hotmail.com" w:date="2017-12-04T18:18:00Z">
              <w:rPr>
                <w:rStyle w:val="Hyperlink"/>
                <w:noProof/>
              </w:rPr>
            </w:rPrChange>
          </w:rPr>
          <w:delText>3.2.3</w:delText>
        </w:r>
        <w:r w:rsidDel="00AB195C">
          <w:rPr>
            <w:rFonts w:asciiTheme="minorHAnsi" w:eastAsiaTheme="minorEastAsia" w:hAnsiTheme="minorHAnsi" w:cstheme="minorBidi"/>
            <w:noProof/>
            <w:sz w:val="22"/>
            <w:szCs w:val="22"/>
          </w:rPr>
          <w:tab/>
        </w:r>
        <w:r w:rsidRPr="00AB195C" w:rsidDel="00AB195C">
          <w:rPr>
            <w:noProof/>
            <w:rPrChange w:id="307" w:author="megacatia@hotmail.com" w:date="2017-12-04T18:18:00Z">
              <w:rPr>
                <w:rStyle w:val="Hyperlink"/>
                <w:noProof/>
              </w:rPr>
            </w:rPrChange>
          </w:rPr>
          <w:delText>Medição da Temperatura</w:delText>
        </w:r>
        <w:r w:rsidDel="00AB195C">
          <w:rPr>
            <w:noProof/>
            <w:webHidden/>
          </w:rPr>
          <w:tab/>
          <w:delText>24</w:delText>
        </w:r>
      </w:del>
    </w:p>
    <w:p w14:paraId="176C472F" w14:textId="769C40C4" w:rsidR="00937A5D" w:rsidDel="00AB195C" w:rsidRDefault="00937A5D">
      <w:pPr>
        <w:pStyle w:val="Sumrio3"/>
        <w:tabs>
          <w:tab w:val="left" w:pos="1200"/>
          <w:tab w:val="right" w:pos="9062"/>
        </w:tabs>
        <w:rPr>
          <w:del w:id="308" w:author="megacatia@hotmail.com" w:date="2017-12-04T18:18:00Z"/>
          <w:rFonts w:asciiTheme="minorHAnsi" w:eastAsiaTheme="minorEastAsia" w:hAnsiTheme="minorHAnsi" w:cstheme="minorBidi"/>
          <w:noProof/>
          <w:sz w:val="22"/>
          <w:szCs w:val="22"/>
        </w:rPr>
      </w:pPr>
      <w:del w:id="309" w:author="megacatia@hotmail.com" w:date="2017-12-04T18:18:00Z">
        <w:r w:rsidRPr="00AB195C" w:rsidDel="00AB195C">
          <w:rPr>
            <w:noProof/>
            <w:rPrChange w:id="310" w:author="megacatia@hotmail.com" w:date="2017-12-04T18:18:00Z">
              <w:rPr>
                <w:rStyle w:val="Hyperlink"/>
                <w:noProof/>
              </w:rPr>
            </w:rPrChange>
          </w:rPr>
          <w:delText>3.2.4</w:delText>
        </w:r>
        <w:r w:rsidDel="00AB195C">
          <w:rPr>
            <w:rFonts w:asciiTheme="minorHAnsi" w:eastAsiaTheme="minorEastAsia" w:hAnsiTheme="minorHAnsi" w:cstheme="minorBidi"/>
            <w:noProof/>
            <w:sz w:val="22"/>
            <w:szCs w:val="22"/>
          </w:rPr>
          <w:tab/>
        </w:r>
        <w:r w:rsidRPr="00AB195C" w:rsidDel="00AB195C">
          <w:rPr>
            <w:noProof/>
            <w:rPrChange w:id="311" w:author="megacatia@hotmail.com" w:date="2017-12-04T18:18:00Z">
              <w:rPr>
                <w:rStyle w:val="Hyperlink"/>
                <w:noProof/>
              </w:rPr>
            </w:rPrChange>
          </w:rPr>
          <w:delText>Configuração da fonte de Tensão</w:delText>
        </w:r>
        <w:r w:rsidDel="00AB195C">
          <w:rPr>
            <w:noProof/>
            <w:webHidden/>
          </w:rPr>
          <w:tab/>
          <w:delText>24</w:delText>
        </w:r>
      </w:del>
    </w:p>
    <w:p w14:paraId="2FF38DBF" w14:textId="671DF4D2" w:rsidR="00937A5D" w:rsidDel="00AB195C" w:rsidRDefault="00937A5D">
      <w:pPr>
        <w:pStyle w:val="Sumrio3"/>
        <w:tabs>
          <w:tab w:val="left" w:pos="1200"/>
          <w:tab w:val="right" w:pos="9062"/>
        </w:tabs>
        <w:rPr>
          <w:del w:id="312" w:author="megacatia@hotmail.com" w:date="2017-12-04T18:18:00Z"/>
          <w:rFonts w:asciiTheme="minorHAnsi" w:eastAsiaTheme="minorEastAsia" w:hAnsiTheme="minorHAnsi" w:cstheme="minorBidi"/>
          <w:noProof/>
          <w:sz w:val="22"/>
          <w:szCs w:val="22"/>
        </w:rPr>
      </w:pPr>
      <w:del w:id="313" w:author="megacatia@hotmail.com" w:date="2017-12-04T18:18:00Z">
        <w:r w:rsidRPr="00AB195C" w:rsidDel="00AB195C">
          <w:rPr>
            <w:noProof/>
            <w:rPrChange w:id="314" w:author="megacatia@hotmail.com" w:date="2017-12-04T18:18:00Z">
              <w:rPr>
                <w:rStyle w:val="Hyperlink"/>
                <w:noProof/>
              </w:rPr>
            </w:rPrChange>
          </w:rPr>
          <w:delText>3.2.5</w:delText>
        </w:r>
        <w:r w:rsidDel="00AB195C">
          <w:rPr>
            <w:rFonts w:asciiTheme="minorHAnsi" w:eastAsiaTheme="minorEastAsia" w:hAnsiTheme="minorHAnsi" w:cstheme="minorBidi"/>
            <w:noProof/>
            <w:sz w:val="22"/>
            <w:szCs w:val="22"/>
          </w:rPr>
          <w:tab/>
        </w:r>
        <w:r w:rsidRPr="00AB195C" w:rsidDel="00AB195C">
          <w:rPr>
            <w:noProof/>
            <w:rPrChange w:id="315" w:author="megacatia@hotmail.com" w:date="2017-12-04T18:18:00Z">
              <w:rPr>
                <w:rStyle w:val="Hyperlink"/>
                <w:noProof/>
              </w:rPr>
            </w:rPrChange>
          </w:rPr>
          <w:delText>Aquisição de Dados IxV</w:delText>
        </w:r>
        <w:r w:rsidDel="00AB195C">
          <w:rPr>
            <w:noProof/>
            <w:webHidden/>
          </w:rPr>
          <w:tab/>
          <w:delText>25</w:delText>
        </w:r>
      </w:del>
    </w:p>
    <w:p w14:paraId="2D91B0A7" w14:textId="663A80B3" w:rsidR="00937A5D" w:rsidDel="00AB195C" w:rsidRDefault="00937A5D">
      <w:pPr>
        <w:pStyle w:val="Sumrio3"/>
        <w:tabs>
          <w:tab w:val="left" w:pos="1200"/>
          <w:tab w:val="right" w:pos="9062"/>
        </w:tabs>
        <w:rPr>
          <w:del w:id="316" w:author="megacatia@hotmail.com" w:date="2017-12-04T18:18:00Z"/>
          <w:rFonts w:asciiTheme="minorHAnsi" w:eastAsiaTheme="minorEastAsia" w:hAnsiTheme="minorHAnsi" w:cstheme="minorBidi"/>
          <w:noProof/>
          <w:sz w:val="22"/>
          <w:szCs w:val="22"/>
        </w:rPr>
      </w:pPr>
      <w:del w:id="317" w:author="megacatia@hotmail.com" w:date="2017-12-04T18:18:00Z">
        <w:r w:rsidRPr="00AB195C" w:rsidDel="00AB195C">
          <w:rPr>
            <w:noProof/>
            <w:rPrChange w:id="318" w:author="megacatia@hotmail.com" w:date="2017-12-04T18:18:00Z">
              <w:rPr>
                <w:rStyle w:val="Hyperlink"/>
                <w:noProof/>
              </w:rPr>
            </w:rPrChange>
          </w:rPr>
          <w:delText>3.2.6</w:delText>
        </w:r>
        <w:r w:rsidDel="00AB195C">
          <w:rPr>
            <w:rFonts w:asciiTheme="minorHAnsi" w:eastAsiaTheme="minorEastAsia" w:hAnsiTheme="minorHAnsi" w:cstheme="minorBidi"/>
            <w:noProof/>
            <w:sz w:val="22"/>
            <w:szCs w:val="22"/>
          </w:rPr>
          <w:tab/>
        </w:r>
        <w:r w:rsidRPr="00AB195C" w:rsidDel="00AB195C">
          <w:rPr>
            <w:noProof/>
            <w:rPrChange w:id="319" w:author="megacatia@hotmail.com" w:date="2017-12-04T18:18:00Z">
              <w:rPr>
                <w:rStyle w:val="Hyperlink"/>
                <w:noProof/>
              </w:rPr>
            </w:rPrChange>
          </w:rPr>
          <w:delText>Topo do Arquivo de dados</w:delText>
        </w:r>
        <w:r w:rsidDel="00AB195C">
          <w:rPr>
            <w:noProof/>
            <w:webHidden/>
          </w:rPr>
          <w:tab/>
          <w:delText>26</w:delText>
        </w:r>
      </w:del>
    </w:p>
    <w:p w14:paraId="4932CF75" w14:textId="482F7C11" w:rsidR="00937A5D" w:rsidDel="00AB195C" w:rsidRDefault="00937A5D">
      <w:pPr>
        <w:pStyle w:val="Sumrio3"/>
        <w:tabs>
          <w:tab w:val="left" w:pos="1200"/>
          <w:tab w:val="right" w:pos="9062"/>
        </w:tabs>
        <w:rPr>
          <w:del w:id="320" w:author="megacatia@hotmail.com" w:date="2017-12-04T18:18:00Z"/>
          <w:rFonts w:asciiTheme="minorHAnsi" w:eastAsiaTheme="minorEastAsia" w:hAnsiTheme="minorHAnsi" w:cstheme="minorBidi"/>
          <w:noProof/>
          <w:sz w:val="22"/>
          <w:szCs w:val="22"/>
        </w:rPr>
      </w:pPr>
      <w:del w:id="321" w:author="megacatia@hotmail.com" w:date="2017-12-04T18:18:00Z">
        <w:r w:rsidRPr="00AB195C" w:rsidDel="00AB195C">
          <w:rPr>
            <w:noProof/>
            <w:rPrChange w:id="322" w:author="megacatia@hotmail.com" w:date="2017-12-04T18:18:00Z">
              <w:rPr>
                <w:rStyle w:val="Hyperlink"/>
                <w:noProof/>
              </w:rPr>
            </w:rPrChange>
          </w:rPr>
          <w:delText>3.2.7</w:delText>
        </w:r>
        <w:r w:rsidDel="00AB195C">
          <w:rPr>
            <w:rFonts w:asciiTheme="minorHAnsi" w:eastAsiaTheme="minorEastAsia" w:hAnsiTheme="minorHAnsi" w:cstheme="minorBidi"/>
            <w:noProof/>
            <w:sz w:val="22"/>
            <w:szCs w:val="22"/>
          </w:rPr>
          <w:tab/>
        </w:r>
        <w:r w:rsidRPr="00AB195C" w:rsidDel="00AB195C">
          <w:rPr>
            <w:noProof/>
            <w:rPrChange w:id="323" w:author="megacatia@hotmail.com" w:date="2017-12-04T18:18:00Z">
              <w:rPr>
                <w:rStyle w:val="Hyperlink"/>
                <w:noProof/>
              </w:rPr>
            </w:rPrChange>
          </w:rPr>
          <w:delText>Local dos arquivos de dados</w:delText>
        </w:r>
        <w:r w:rsidDel="00AB195C">
          <w:rPr>
            <w:noProof/>
            <w:webHidden/>
          </w:rPr>
          <w:tab/>
          <w:delText>26</w:delText>
        </w:r>
      </w:del>
    </w:p>
    <w:p w14:paraId="3D4D9EB6" w14:textId="2C617965" w:rsidR="00937A5D" w:rsidDel="00AB195C" w:rsidRDefault="00937A5D">
      <w:pPr>
        <w:pStyle w:val="Sumrio3"/>
        <w:tabs>
          <w:tab w:val="left" w:pos="1200"/>
          <w:tab w:val="right" w:pos="9062"/>
        </w:tabs>
        <w:rPr>
          <w:del w:id="324" w:author="megacatia@hotmail.com" w:date="2017-12-04T18:18:00Z"/>
          <w:rFonts w:asciiTheme="minorHAnsi" w:eastAsiaTheme="minorEastAsia" w:hAnsiTheme="minorHAnsi" w:cstheme="minorBidi"/>
          <w:noProof/>
          <w:sz w:val="22"/>
          <w:szCs w:val="22"/>
        </w:rPr>
      </w:pPr>
      <w:del w:id="325" w:author="megacatia@hotmail.com" w:date="2017-12-04T18:18:00Z">
        <w:r w:rsidRPr="00AB195C" w:rsidDel="00AB195C">
          <w:rPr>
            <w:noProof/>
            <w:rPrChange w:id="326" w:author="megacatia@hotmail.com" w:date="2017-12-04T18:18:00Z">
              <w:rPr>
                <w:rStyle w:val="Hyperlink"/>
                <w:noProof/>
              </w:rPr>
            </w:rPrChange>
          </w:rPr>
          <w:delText>3.2.8</w:delText>
        </w:r>
        <w:r w:rsidDel="00AB195C">
          <w:rPr>
            <w:rFonts w:asciiTheme="minorHAnsi" w:eastAsiaTheme="minorEastAsia" w:hAnsiTheme="minorHAnsi" w:cstheme="minorBidi"/>
            <w:noProof/>
            <w:sz w:val="22"/>
            <w:szCs w:val="22"/>
          </w:rPr>
          <w:tab/>
        </w:r>
        <w:r w:rsidRPr="00AB195C" w:rsidDel="00AB195C">
          <w:rPr>
            <w:noProof/>
            <w:rPrChange w:id="327" w:author="megacatia@hotmail.com" w:date="2017-12-04T18:18:00Z">
              <w:rPr>
                <w:rStyle w:val="Hyperlink"/>
                <w:noProof/>
              </w:rPr>
            </w:rPrChange>
          </w:rPr>
          <w:delText>Cálculo dos Parâmetros</w:delText>
        </w:r>
        <w:r w:rsidDel="00AB195C">
          <w:rPr>
            <w:noProof/>
            <w:webHidden/>
          </w:rPr>
          <w:tab/>
          <w:delText>26</w:delText>
        </w:r>
      </w:del>
    </w:p>
    <w:p w14:paraId="65CE7279" w14:textId="542167B8" w:rsidR="00937A5D" w:rsidDel="00AB195C" w:rsidRDefault="00937A5D">
      <w:pPr>
        <w:pStyle w:val="Sumrio3"/>
        <w:tabs>
          <w:tab w:val="left" w:pos="1200"/>
          <w:tab w:val="right" w:pos="9062"/>
        </w:tabs>
        <w:rPr>
          <w:del w:id="328" w:author="megacatia@hotmail.com" w:date="2017-12-04T18:18:00Z"/>
          <w:rFonts w:asciiTheme="minorHAnsi" w:eastAsiaTheme="minorEastAsia" w:hAnsiTheme="minorHAnsi" w:cstheme="minorBidi"/>
          <w:noProof/>
          <w:sz w:val="22"/>
          <w:szCs w:val="22"/>
        </w:rPr>
      </w:pPr>
      <w:del w:id="329" w:author="megacatia@hotmail.com" w:date="2017-12-04T18:18:00Z">
        <w:r w:rsidRPr="00AB195C" w:rsidDel="00AB195C">
          <w:rPr>
            <w:noProof/>
            <w:rPrChange w:id="330" w:author="megacatia@hotmail.com" w:date="2017-12-04T18:18:00Z">
              <w:rPr>
                <w:rStyle w:val="Hyperlink"/>
                <w:noProof/>
              </w:rPr>
            </w:rPrChange>
          </w:rPr>
          <w:delText>3.2.9</w:delText>
        </w:r>
        <w:r w:rsidDel="00AB195C">
          <w:rPr>
            <w:rFonts w:asciiTheme="minorHAnsi" w:eastAsiaTheme="minorEastAsia" w:hAnsiTheme="minorHAnsi" w:cstheme="minorBidi"/>
            <w:noProof/>
            <w:sz w:val="22"/>
            <w:szCs w:val="22"/>
          </w:rPr>
          <w:tab/>
        </w:r>
        <w:r w:rsidRPr="00AB195C" w:rsidDel="00AB195C">
          <w:rPr>
            <w:noProof/>
            <w:rPrChange w:id="331" w:author="megacatia@hotmail.com" w:date="2017-12-04T18:18:00Z">
              <w:rPr>
                <w:rStyle w:val="Hyperlink"/>
                <w:noProof/>
              </w:rPr>
            </w:rPrChange>
          </w:rPr>
          <w:delText>Correção da curva em função da Temperatura</w:delText>
        </w:r>
        <w:r w:rsidDel="00AB195C">
          <w:rPr>
            <w:noProof/>
            <w:webHidden/>
          </w:rPr>
          <w:tab/>
          <w:delText>27</w:delText>
        </w:r>
      </w:del>
    </w:p>
    <w:p w14:paraId="3C0A7B4D" w14:textId="1BA39B34" w:rsidR="00937A5D" w:rsidDel="00AB195C" w:rsidRDefault="00937A5D">
      <w:pPr>
        <w:pStyle w:val="Sumrio4"/>
        <w:tabs>
          <w:tab w:val="left" w:pos="2309"/>
          <w:tab w:val="right" w:pos="9062"/>
        </w:tabs>
        <w:rPr>
          <w:del w:id="332" w:author="megacatia@hotmail.com" w:date="2017-12-04T18:18:00Z"/>
          <w:rFonts w:asciiTheme="minorHAnsi" w:eastAsiaTheme="minorEastAsia" w:hAnsiTheme="minorHAnsi" w:cstheme="minorBidi"/>
          <w:noProof/>
          <w:sz w:val="22"/>
          <w:szCs w:val="22"/>
        </w:rPr>
      </w:pPr>
      <w:del w:id="333" w:author="megacatia@hotmail.com" w:date="2017-12-04T18:18:00Z">
        <w:r w:rsidRPr="00AB195C" w:rsidDel="00AB195C">
          <w:rPr>
            <w:noProof/>
            <w:rPrChange w:id="334" w:author="megacatia@hotmail.com" w:date="2017-12-04T18:18:00Z">
              <w:rPr>
                <w:rStyle w:val="Hyperlink"/>
                <w:noProof/>
              </w:rPr>
            </w:rPrChange>
          </w:rPr>
          <w:delText>3.2.9.1</w:delText>
        </w:r>
        <w:r w:rsidDel="00AB195C">
          <w:rPr>
            <w:rFonts w:asciiTheme="minorHAnsi" w:eastAsiaTheme="minorEastAsia" w:hAnsiTheme="minorHAnsi" w:cstheme="minorBidi"/>
            <w:noProof/>
            <w:sz w:val="22"/>
            <w:szCs w:val="22"/>
          </w:rPr>
          <w:tab/>
        </w:r>
        <w:r w:rsidRPr="00AB195C" w:rsidDel="00AB195C">
          <w:rPr>
            <w:noProof/>
            <w:rPrChange w:id="335" w:author="megacatia@hotmail.com" w:date="2017-12-04T18:18:00Z">
              <w:rPr>
                <w:rStyle w:val="Hyperlink"/>
                <w:noProof/>
              </w:rPr>
            </w:rPrChange>
          </w:rPr>
          <w:delText>Menu de correção de curva</w:delText>
        </w:r>
        <w:r w:rsidDel="00AB195C">
          <w:rPr>
            <w:noProof/>
            <w:webHidden/>
          </w:rPr>
          <w:tab/>
          <w:delText>28</w:delText>
        </w:r>
      </w:del>
    </w:p>
    <w:p w14:paraId="79290FA9" w14:textId="26238A2B" w:rsidR="00937A5D" w:rsidDel="00AB195C" w:rsidRDefault="00937A5D">
      <w:pPr>
        <w:pStyle w:val="Sumrio4"/>
        <w:tabs>
          <w:tab w:val="left" w:pos="2309"/>
          <w:tab w:val="right" w:pos="9062"/>
        </w:tabs>
        <w:rPr>
          <w:del w:id="336" w:author="megacatia@hotmail.com" w:date="2017-12-04T18:18:00Z"/>
          <w:rFonts w:asciiTheme="minorHAnsi" w:eastAsiaTheme="minorEastAsia" w:hAnsiTheme="minorHAnsi" w:cstheme="minorBidi"/>
          <w:noProof/>
          <w:sz w:val="22"/>
          <w:szCs w:val="22"/>
        </w:rPr>
      </w:pPr>
      <w:del w:id="337" w:author="megacatia@hotmail.com" w:date="2017-12-04T18:18:00Z">
        <w:r w:rsidRPr="00AB195C" w:rsidDel="00AB195C">
          <w:rPr>
            <w:noProof/>
            <w:rPrChange w:id="338" w:author="megacatia@hotmail.com" w:date="2017-12-04T18:18:00Z">
              <w:rPr>
                <w:rStyle w:val="Hyperlink"/>
                <w:noProof/>
              </w:rPr>
            </w:rPrChange>
          </w:rPr>
          <w:delText>3.2.9.2</w:delText>
        </w:r>
        <w:r w:rsidDel="00AB195C">
          <w:rPr>
            <w:rFonts w:asciiTheme="minorHAnsi" w:eastAsiaTheme="minorEastAsia" w:hAnsiTheme="minorHAnsi" w:cstheme="minorBidi"/>
            <w:noProof/>
            <w:sz w:val="22"/>
            <w:szCs w:val="22"/>
          </w:rPr>
          <w:tab/>
        </w:r>
        <w:r w:rsidRPr="00AB195C" w:rsidDel="00AB195C">
          <w:rPr>
            <w:noProof/>
            <w:rPrChange w:id="339" w:author="megacatia@hotmail.com" w:date="2017-12-04T18:18:00Z">
              <w:rPr>
                <w:rStyle w:val="Hyperlink"/>
                <w:noProof/>
              </w:rPr>
            </w:rPrChange>
          </w:rPr>
          <w:delText>Calculo da correção de curva</w:delText>
        </w:r>
        <w:r w:rsidDel="00AB195C">
          <w:rPr>
            <w:noProof/>
            <w:webHidden/>
          </w:rPr>
          <w:tab/>
          <w:delText>30</w:delText>
        </w:r>
      </w:del>
    </w:p>
    <w:p w14:paraId="374ACCAB" w14:textId="6DE38B6C" w:rsidR="00937A5D" w:rsidDel="00AB195C" w:rsidRDefault="00937A5D">
      <w:pPr>
        <w:pStyle w:val="Sumrio1"/>
        <w:rPr>
          <w:del w:id="340" w:author="megacatia@hotmail.com" w:date="2017-12-04T18:18:00Z"/>
          <w:rFonts w:asciiTheme="minorHAnsi" w:eastAsiaTheme="minorEastAsia" w:hAnsiTheme="minorHAnsi" w:cstheme="minorBidi"/>
          <w:noProof/>
          <w:sz w:val="22"/>
          <w:szCs w:val="22"/>
        </w:rPr>
      </w:pPr>
      <w:del w:id="341" w:author="megacatia@hotmail.com" w:date="2017-12-04T18:18:00Z">
        <w:r w:rsidRPr="00AB195C" w:rsidDel="00AB195C">
          <w:rPr>
            <w:noProof/>
            <w:rPrChange w:id="342" w:author="megacatia@hotmail.com" w:date="2017-12-04T18:18:00Z">
              <w:rPr>
                <w:rStyle w:val="Hyperlink"/>
                <w:noProof/>
              </w:rPr>
            </w:rPrChange>
          </w:rPr>
          <w:delText>4</w:delText>
        </w:r>
        <w:r w:rsidDel="00AB195C">
          <w:rPr>
            <w:rFonts w:asciiTheme="minorHAnsi" w:eastAsiaTheme="minorEastAsia" w:hAnsiTheme="minorHAnsi" w:cstheme="minorBidi"/>
            <w:noProof/>
            <w:sz w:val="22"/>
            <w:szCs w:val="22"/>
          </w:rPr>
          <w:tab/>
        </w:r>
        <w:r w:rsidRPr="00AB195C" w:rsidDel="00AB195C">
          <w:rPr>
            <w:noProof/>
            <w:rPrChange w:id="343" w:author="megacatia@hotmail.com" w:date="2017-12-04T18:18:00Z">
              <w:rPr>
                <w:rStyle w:val="Hyperlink"/>
                <w:noProof/>
              </w:rPr>
            </w:rPrChange>
          </w:rPr>
          <w:delText>RESULTADOS E Conclusão</w:delText>
        </w:r>
        <w:r w:rsidDel="00AB195C">
          <w:rPr>
            <w:noProof/>
            <w:webHidden/>
          </w:rPr>
          <w:tab/>
          <w:delText>32</w:delText>
        </w:r>
      </w:del>
    </w:p>
    <w:p w14:paraId="4B9A82C7" w14:textId="10F59B10" w:rsidR="00937A5D" w:rsidDel="00AB195C" w:rsidRDefault="00937A5D">
      <w:pPr>
        <w:pStyle w:val="Sumrio1"/>
        <w:rPr>
          <w:del w:id="344" w:author="megacatia@hotmail.com" w:date="2017-12-04T18:18:00Z"/>
          <w:rFonts w:asciiTheme="minorHAnsi" w:eastAsiaTheme="minorEastAsia" w:hAnsiTheme="minorHAnsi" w:cstheme="minorBidi"/>
          <w:noProof/>
          <w:sz w:val="22"/>
          <w:szCs w:val="22"/>
        </w:rPr>
      </w:pPr>
      <w:del w:id="345" w:author="megacatia@hotmail.com" w:date="2017-12-04T18:18:00Z">
        <w:r w:rsidRPr="00AB195C" w:rsidDel="00AB195C">
          <w:rPr>
            <w:noProof/>
            <w:rPrChange w:id="346" w:author="megacatia@hotmail.com" w:date="2017-12-04T18:18:00Z">
              <w:rPr>
                <w:rStyle w:val="Hyperlink"/>
                <w:noProof/>
              </w:rPr>
            </w:rPrChange>
          </w:rPr>
          <w:delText>5</w:delText>
        </w:r>
        <w:r w:rsidDel="00AB195C">
          <w:rPr>
            <w:rFonts w:asciiTheme="minorHAnsi" w:eastAsiaTheme="minorEastAsia" w:hAnsiTheme="minorHAnsi" w:cstheme="minorBidi"/>
            <w:noProof/>
            <w:sz w:val="22"/>
            <w:szCs w:val="22"/>
          </w:rPr>
          <w:tab/>
        </w:r>
        <w:r w:rsidRPr="00AB195C" w:rsidDel="00AB195C">
          <w:rPr>
            <w:noProof/>
            <w:rPrChange w:id="347" w:author="megacatia@hotmail.com" w:date="2017-12-04T18:18:00Z">
              <w:rPr>
                <w:rStyle w:val="Hyperlink"/>
                <w:noProof/>
              </w:rPr>
            </w:rPrChange>
          </w:rPr>
          <w:delText>TRABALHOS FUTUROS</w:delText>
        </w:r>
        <w:r w:rsidDel="00AB195C">
          <w:rPr>
            <w:noProof/>
            <w:webHidden/>
          </w:rPr>
          <w:tab/>
          <w:delText>36</w:delText>
        </w:r>
      </w:del>
    </w:p>
    <w:p w14:paraId="0197F127" w14:textId="46C4A77E" w:rsidR="00937A5D" w:rsidDel="00AB195C" w:rsidRDefault="00937A5D">
      <w:pPr>
        <w:pStyle w:val="Sumrio1"/>
        <w:rPr>
          <w:del w:id="348" w:author="megacatia@hotmail.com" w:date="2017-12-04T18:18:00Z"/>
          <w:rFonts w:asciiTheme="minorHAnsi" w:eastAsiaTheme="minorEastAsia" w:hAnsiTheme="minorHAnsi" w:cstheme="minorBidi"/>
          <w:noProof/>
          <w:sz w:val="22"/>
          <w:szCs w:val="22"/>
        </w:rPr>
      </w:pPr>
      <w:del w:id="349" w:author="megacatia@hotmail.com" w:date="2017-12-04T18:18:00Z">
        <w:r w:rsidRPr="00AB195C" w:rsidDel="00AB195C">
          <w:rPr>
            <w:noProof/>
            <w:rPrChange w:id="350" w:author="megacatia@hotmail.com" w:date="2017-12-04T18:18:00Z">
              <w:rPr>
                <w:rStyle w:val="Hyperlink"/>
                <w:noProof/>
              </w:rPr>
            </w:rPrChange>
          </w:rPr>
          <w:delText>6</w:delText>
        </w:r>
        <w:r w:rsidDel="00AB195C">
          <w:rPr>
            <w:rFonts w:asciiTheme="minorHAnsi" w:eastAsiaTheme="minorEastAsia" w:hAnsiTheme="minorHAnsi" w:cstheme="minorBidi"/>
            <w:noProof/>
            <w:sz w:val="22"/>
            <w:szCs w:val="22"/>
          </w:rPr>
          <w:tab/>
        </w:r>
        <w:r w:rsidRPr="00AB195C" w:rsidDel="00AB195C">
          <w:rPr>
            <w:noProof/>
            <w:rPrChange w:id="351" w:author="megacatia@hotmail.com" w:date="2017-12-04T18:18:00Z">
              <w:rPr>
                <w:rStyle w:val="Hyperlink"/>
                <w:noProof/>
              </w:rPr>
            </w:rPrChange>
          </w:rPr>
          <w:delText>Referências</w:delText>
        </w:r>
        <w:r w:rsidDel="00AB195C">
          <w:rPr>
            <w:noProof/>
            <w:webHidden/>
          </w:rPr>
          <w:tab/>
          <w:delText>37</w:delText>
        </w:r>
      </w:del>
    </w:p>
    <w:p w14:paraId="3D0B0503" w14:textId="77777777" w:rsidR="00DD325C" w:rsidRPr="00171A7A" w:rsidRDefault="00537425" w:rsidP="0028235E">
      <w:pPr>
        <w:pStyle w:val="Ttulo1"/>
      </w:pPr>
      <w:r>
        <w:rPr>
          <w:b w:val="0"/>
          <w:bCs w:val="0"/>
          <w:caps w:val="0"/>
          <w:color w:val="auto"/>
          <w:sz w:val="24"/>
          <w:szCs w:val="24"/>
        </w:rPr>
        <w:lastRenderedPageBreak/>
        <w:fldChar w:fldCharType="end"/>
      </w:r>
      <w:bookmarkStart w:id="352" w:name="_Toc500174827"/>
      <w:r w:rsidR="00DD325C" w:rsidRPr="000B2714">
        <w:t>INTRODUÇÃO</w:t>
      </w:r>
      <w:bookmarkEnd w:id="0"/>
      <w:bookmarkEnd w:id="34"/>
      <w:bookmarkEnd w:id="35"/>
      <w:bookmarkEnd w:id="352"/>
      <w:r w:rsidR="00E377E8">
        <w:t xml:space="preserve"> </w:t>
      </w:r>
    </w:p>
    <w:p w14:paraId="6ACC257F" w14:textId="075B38F2" w:rsidR="00027CE7" w:rsidRDefault="00BA644A" w:rsidP="00BA644A">
      <w:pPr>
        <w:autoSpaceDE w:val="0"/>
        <w:autoSpaceDN w:val="0"/>
        <w:adjustRightInd w:val="0"/>
      </w:pPr>
      <w:bookmarkStart w:id="353" w:name="_Toc118654375"/>
      <w:bookmarkStart w:id="354" w:name="_Toc438241736"/>
      <w:bookmarkStart w:id="355" w:name="_Toc438245117"/>
      <w:r>
        <w:t xml:space="preserve">A energia solar </w:t>
      </w:r>
      <w:r w:rsidR="007C0D1A">
        <w:t xml:space="preserve">fotovoltaica </w:t>
      </w:r>
      <w:r>
        <w:t xml:space="preserve">está cada vez mais presente na vida das pessoas, que já presenciam projetos como casas ou carros que funcionam através deste tipo de energia. </w:t>
      </w:r>
      <w:r w:rsidR="007C0D1A">
        <w:t>A energia solar</w:t>
      </w:r>
      <w:r>
        <w:t xml:space="preserve"> tem um grande potencial de aproveitamento</w:t>
      </w:r>
      <w:r w:rsidR="00372EDE">
        <w:t xml:space="preserve">, além de apresentar vantagens como ser </w:t>
      </w:r>
      <w:r>
        <w:t>renovável</w:t>
      </w:r>
      <w:r w:rsidR="00372EDE">
        <w:t>,</w:t>
      </w:r>
      <w:r>
        <w:t xml:space="preserve"> limpa </w:t>
      </w:r>
      <w:r w:rsidR="00372EDE">
        <w:t>(</w:t>
      </w:r>
      <w:r>
        <w:t>ou seja, não polui o ambiente</w:t>
      </w:r>
      <w:r w:rsidR="00372EDE">
        <w:t>)</w:t>
      </w:r>
      <w:r>
        <w:t xml:space="preserve"> e te</w:t>
      </w:r>
      <w:r w:rsidR="00372EDE">
        <w:t>r</w:t>
      </w:r>
      <w:r>
        <w:t xml:space="preserve"> um baixo custo de manutenção. </w:t>
      </w:r>
      <w:r w:rsidR="00E87B2F">
        <w:t xml:space="preserve">Em países desenvolvidos, existe bastante incentivo por parte do governo para aumentar a divulgação e as pesquisas para desenvolvimento científico e tecnológico </w:t>
      </w:r>
      <w:r w:rsidR="00386AF2" w:rsidRPr="00386AF2">
        <w:t>(EBERHARDT; ZANESCO; MOEHLECKE, 2007)</w:t>
      </w:r>
      <w:r w:rsidR="00386AF2">
        <w:t>.</w:t>
      </w:r>
    </w:p>
    <w:p w14:paraId="21487236" w14:textId="5D6590BC" w:rsidR="00C9699B" w:rsidRDefault="00C9699B" w:rsidP="00C9699B">
      <w:pPr>
        <w:autoSpaceDE w:val="0"/>
        <w:autoSpaceDN w:val="0"/>
        <w:adjustRightInd w:val="0"/>
      </w:pPr>
      <w:r>
        <w:t xml:space="preserve">A energia solar fotovoltaica é gerada em dispositivos chamados de células solares. As células solares são dispositivos semicondutores responsáveis por converter a energia solar em energia elétrica e é usada para compor um painel solar, seja para uso terrestre ou uso espacial. No brasil existem alguns centros de pesquisas que realizam pesquisas destas células </w:t>
      </w:r>
      <w:r w:rsidRPr="00386AF2">
        <w:rPr>
          <w:color w:val="000000" w:themeColor="text1"/>
        </w:rPr>
        <w:t>(PAES, 2012)</w:t>
      </w:r>
      <w:r>
        <w:rPr>
          <w:color w:val="000000" w:themeColor="text1"/>
        </w:rPr>
        <w:t>.</w:t>
      </w:r>
    </w:p>
    <w:p w14:paraId="6D4EA91E" w14:textId="592F347E" w:rsidR="00C9699B" w:rsidRDefault="00BA644A" w:rsidP="00C43C87">
      <w:pPr>
        <w:rPr>
          <w:ins w:id="356" w:author="GDF" w:date="2017-12-01T15:15:00Z"/>
        </w:rPr>
      </w:pPr>
      <w:r>
        <w:t>Para que as tecnologias</w:t>
      </w:r>
      <w:r w:rsidR="007C0D1A">
        <w:t xml:space="preserve"> de geração de energia fotovoltaica</w:t>
      </w:r>
      <w:r>
        <w:t xml:space="preserve"> continuem evoluindo é import</w:t>
      </w:r>
      <w:r w:rsidR="00C9699B">
        <w:t>ante</w:t>
      </w:r>
      <w:r>
        <w:t xml:space="preserve"> estud</w:t>
      </w:r>
      <w:r w:rsidR="00C9699B">
        <w:t>ar</w:t>
      </w:r>
      <w:r>
        <w:t xml:space="preserve"> sobre </w:t>
      </w:r>
      <w:r w:rsidR="007C0D1A">
        <w:t>os dispositivos utilizados par</w:t>
      </w:r>
      <w:r>
        <w:t>a geração de energia elétrica através d</w:t>
      </w:r>
      <w:r w:rsidR="00C9699B">
        <w:t>e simulações e teste em laboratório</w:t>
      </w:r>
      <w:r>
        <w:t xml:space="preserve">. </w:t>
      </w:r>
      <w:r w:rsidR="00C9699B">
        <w:t>E por isso o</w:t>
      </w:r>
      <w:r>
        <w:t xml:space="preserve"> </w:t>
      </w:r>
      <w:r w:rsidR="00C9699B">
        <w:t>Grupo de Dispositivos Fotovoltaicos</w:t>
      </w:r>
      <w:r>
        <w:t xml:space="preserve"> </w:t>
      </w:r>
      <w:r w:rsidR="00C9699B">
        <w:t>(</w:t>
      </w:r>
      <w:r>
        <w:t>GDF</w:t>
      </w:r>
      <w:r w:rsidR="00C9699B">
        <w:t>)</w:t>
      </w:r>
      <w:r>
        <w:t xml:space="preserve"> do LABAS/COCTE (Laboratório de Associados e Sensores/Coordenação Centro de Tecnologia Espacial) no </w:t>
      </w:r>
      <w:r w:rsidR="00C9699B">
        <w:t>Instituto Nacional de Pesquisas Espaciais</w:t>
      </w:r>
      <w:r>
        <w:t xml:space="preserve"> (</w:t>
      </w:r>
      <w:r w:rsidR="00C9699B">
        <w:t>INPE</w:t>
      </w:r>
      <w:r>
        <w:t xml:space="preserve">) </w:t>
      </w:r>
      <w:r w:rsidR="00C9699B">
        <w:t xml:space="preserve">vem </w:t>
      </w:r>
      <w:r>
        <w:t>realiza</w:t>
      </w:r>
      <w:r w:rsidR="00C9699B">
        <w:t>ndo</w:t>
      </w:r>
      <w:r>
        <w:t xml:space="preserve"> estudos</w:t>
      </w:r>
      <w:r w:rsidR="00E87B2F">
        <w:t xml:space="preserve"> e pesquisas</w:t>
      </w:r>
      <w:r>
        <w:t xml:space="preserve"> com células </w:t>
      </w:r>
      <w:r w:rsidR="00C43C87">
        <w:t xml:space="preserve">solares </w:t>
      </w:r>
      <w:r>
        <w:t>fotovoltaicas</w:t>
      </w:r>
      <w:r w:rsidR="00C9699B">
        <w:t>.</w:t>
      </w:r>
      <w:r>
        <w:t xml:space="preserve"> </w:t>
      </w:r>
    </w:p>
    <w:p w14:paraId="74DBAA2A" w14:textId="677ED71A" w:rsidR="00504685" w:rsidRDefault="00C43C87" w:rsidP="00C43C87">
      <w:pPr>
        <w:rPr>
          <w:ins w:id="357" w:author="GDF" w:date="2017-12-01T15:18:00Z"/>
        </w:rPr>
      </w:pPr>
      <w:r>
        <w:t>O</w:t>
      </w:r>
      <w:r w:rsidRPr="003979D3">
        <w:t xml:space="preserve"> </w:t>
      </w:r>
      <w:r>
        <w:t>GDF</w:t>
      </w:r>
      <w:r w:rsidRPr="003979D3">
        <w:t xml:space="preserve"> </w:t>
      </w:r>
      <w:r>
        <w:t xml:space="preserve">possui </w:t>
      </w:r>
      <w:r w:rsidRPr="005C0246">
        <w:t>infraestrutura para caracterização óptica e elétrica de células solares de silício. Depois de mais de três décadas, com o avanço da automação e informatização e, principalmente, com o advento de células solares de múltiplas junções, essa infraestrutura ficou obsoleta e necessita ser atualizada</w:t>
      </w:r>
      <w:r>
        <w:t xml:space="preserve">. </w:t>
      </w:r>
      <w:bookmarkStart w:id="358" w:name="_Hlk499736651"/>
      <w:r>
        <w:t>O</w:t>
      </w:r>
      <w:r w:rsidRPr="005C0246">
        <w:t xml:space="preserve"> </w:t>
      </w:r>
      <w:r>
        <w:t>s</w:t>
      </w:r>
      <w:r w:rsidRPr="005C0246">
        <w:t xml:space="preserve">istema de </w:t>
      </w:r>
      <w:r>
        <w:t>c</w:t>
      </w:r>
      <w:r w:rsidRPr="005C0246">
        <w:t xml:space="preserve">aracterização </w:t>
      </w:r>
      <w:r>
        <w:t>e</w:t>
      </w:r>
      <w:r w:rsidRPr="005C0246">
        <w:t>létrica</w:t>
      </w:r>
      <w:r>
        <w:t xml:space="preserve"> </w:t>
      </w:r>
      <w:bookmarkEnd w:id="358"/>
      <w:r>
        <w:t>de célula</w:t>
      </w:r>
      <w:r w:rsidR="00504685">
        <w:t>s</w:t>
      </w:r>
      <w:r>
        <w:t xml:space="preserve"> solares é um </w:t>
      </w:r>
      <w:r w:rsidR="00504685">
        <w:t xml:space="preserve">exemplo de um dos equipamentos que necessitam ser modernizados para garantir melhores estudos e resultados mais precisos. Ele é um </w:t>
      </w:r>
      <w:r>
        <w:t>dos principais</w:t>
      </w:r>
      <w:r w:rsidR="004C5A52">
        <w:t xml:space="preserve"> </w:t>
      </w:r>
      <w:r>
        <w:t>sistema</w:t>
      </w:r>
      <w:r w:rsidR="004C5A52">
        <w:t>s</w:t>
      </w:r>
      <w:r>
        <w:t xml:space="preserve"> de medição d</w:t>
      </w:r>
      <w:r w:rsidR="00504685">
        <w:t>o</w:t>
      </w:r>
      <w:r>
        <w:t xml:space="preserve"> laboratório e tem como função obter</w:t>
      </w:r>
      <w:r w:rsidRPr="005C0246" w:rsidDel="005C0246">
        <w:t xml:space="preserve"> </w:t>
      </w:r>
      <w:r>
        <w:t>a</w:t>
      </w:r>
      <w:r w:rsidRPr="003979D3">
        <w:t xml:space="preserve"> curva IxV (Corrente x Tensão) </w:t>
      </w:r>
      <w:r>
        <w:t>de uma célula solar</w:t>
      </w:r>
      <w:r w:rsidR="00504685">
        <w:t>, possibilitando</w:t>
      </w:r>
      <w:r>
        <w:t xml:space="preserve"> determinar os</w:t>
      </w:r>
      <w:r w:rsidRPr="003979D3">
        <w:t xml:space="preserve"> parâmetros </w:t>
      </w:r>
      <w:r>
        <w:t xml:space="preserve">de funcionamento </w:t>
      </w:r>
      <w:r w:rsidRPr="003979D3">
        <w:t>mais importantes desta célula.</w:t>
      </w:r>
    </w:p>
    <w:p w14:paraId="064C882B" w14:textId="51A443C7" w:rsidR="000C0212" w:rsidRDefault="003161AB" w:rsidP="00BA644A">
      <w:pPr>
        <w:autoSpaceDE w:val="0"/>
        <w:autoSpaceDN w:val="0"/>
        <w:adjustRightInd w:val="0"/>
      </w:pPr>
      <w:r w:rsidRPr="003161AB">
        <w:t>Para modernizar o sistema de caracterização elétrica de célula solares do Laboratório de Energia Solar do INPE foi realizado a substituição de um antigo sistema de aquisição de dados que apresentava incompatibilidade com os atuais computadores por um sistema d</w:t>
      </w:r>
      <w:r w:rsidR="00504685">
        <w:t>o fabricante</w:t>
      </w:r>
      <w:r w:rsidRPr="003161AB">
        <w:t xml:space="preserve"> </w:t>
      </w:r>
      <w:r w:rsidR="009548BD" w:rsidRPr="009548BD">
        <w:lastRenderedPageBreak/>
        <w:t>National Instruments</w:t>
      </w:r>
      <w:r w:rsidR="009548BD">
        <w:t>.</w:t>
      </w:r>
      <w:r w:rsidRPr="003161AB">
        <w:t xml:space="preserve"> </w:t>
      </w:r>
      <w:r w:rsidR="00A95A29">
        <w:t>Na figura 1</w:t>
      </w:r>
      <w:r w:rsidR="00A95A29" w:rsidRPr="00A95A29">
        <w:t xml:space="preserve"> </w:t>
      </w:r>
      <w:r w:rsidR="00A95A29">
        <w:t>é mostrado uma c</w:t>
      </w:r>
      <w:r w:rsidR="00A95A29" w:rsidRPr="00A95A29">
        <w:t>urva IxV</w:t>
      </w:r>
      <w:r w:rsidR="00A95A29">
        <w:t xml:space="preserve"> típica</w:t>
      </w:r>
      <w:r w:rsidR="00A95A29" w:rsidRPr="00A95A29">
        <w:t xml:space="preserve"> e </w:t>
      </w:r>
      <w:r w:rsidR="00A95A29">
        <w:t xml:space="preserve">os principais </w:t>
      </w:r>
      <w:r w:rsidR="00A95A29" w:rsidRPr="00A95A29">
        <w:t>parâmetros da célula solar</w:t>
      </w:r>
      <w:r w:rsidR="00A95A29">
        <w:t xml:space="preserve"> </w:t>
      </w:r>
      <w:r>
        <w:t>obtidos</w:t>
      </w:r>
      <w:r w:rsidR="00A95A29">
        <w:t xml:space="preserve"> com esta curva.</w:t>
      </w:r>
    </w:p>
    <w:p w14:paraId="411096D6" w14:textId="77777777" w:rsidR="0098639C" w:rsidRPr="00ED1C63" w:rsidRDefault="00F25D58" w:rsidP="00ED1C63">
      <w:pPr>
        <w:autoSpaceDE w:val="0"/>
        <w:autoSpaceDN w:val="0"/>
        <w:adjustRightInd w:val="0"/>
        <w:jc w:val="center"/>
        <w:rPr>
          <w:b/>
        </w:rPr>
      </w:pPr>
      <w:r>
        <w:rPr>
          <w:b/>
        </w:rPr>
        <w:t xml:space="preserve">Figura </w:t>
      </w:r>
      <w:r w:rsidR="006F000C" w:rsidRPr="004F5D88">
        <w:rPr>
          <w:b/>
        </w:rPr>
        <w:t>1</w:t>
      </w:r>
      <w:r w:rsidR="00ED1C63">
        <w:rPr>
          <w:b/>
        </w:rPr>
        <w:t xml:space="preserve"> – </w:t>
      </w:r>
      <w:bookmarkStart w:id="359" w:name="_Hlk499738551"/>
      <w:r w:rsidR="00ED1C63">
        <w:rPr>
          <w:b/>
        </w:rPr>
        <w:t>Curva IxV e parâmetros da célula solar</w:t>
      </w:r>
      <w:bookmarkEnd w:id="359"/>
    </w:p>
    <w:p w14:paraId="347778F1" w14:textId="77777777" w:rsidR="00875948" w:rsidRDefault="00ED1C63" w:rsidP="00ED1C63">
      <w:pPr>
        <w:autoSpaceDE w:val="0"/>
        <w:autoSpaceDN w:val="0"/>
        <w:adjustRightInd w:val="0"/>
        <w:ind w:firstLine="0"/>
        <w:jc w:val="center"/>
      </w:pPr>
      <w:r>
        <w:rPr>
          <w:noProof/>
        </w:rPr>
        <w:drawing>
          <wp:inline distT="0" distB="0" distL="0" distR="0" wp14:anchorId="5214FB27" wp14:editId="09F3FA30">
            <wp:extent cx="3534429" cy="2695699"/>
            <wp:effectExtent l="0" t="0" r="889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anri\AppData\Local\Microsoft\Windows\INetCache\Content.Word\artigoPlot.jp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560326" cy="2715451"/>
                    </a:xfrm>
                    <a:prstGeom prst="rect">
                      <a:avLst/>
                    </a:prstGeom>
                    <a:noFill/>
                    <a:ln>
                      <a:noFill/>
                    </a:ln>
                  </pic:spPr>
                </pic:pic>
              </a:graphicData>
            </a:graphic>
          </wp:inline>
        </w:drawing>
      </w:r>
    </w:p>
    <w:p w14:paraId="5514B046" w14:textId="1C7ADF8A" w:rsidR="003161AB" w:rsidRDefault="00ED1C63" w:rsidP="008737B3">
      <w:pPr>
        <w:autoSpaceDE w:val="0"/>
        <w:autoSpaceDN w:val="0"/>
        <w:adjustRightInd w:val="0"/>
      </w:pPr>
      <w:r w:rsidRPr="00AF31B2">
        <w:t>Fonte:</w:t>
      </w:r>
      <w:r w:rsidR="00854934" w:rsidRPr="00AF31B2">
        <w:t xml:space="preserve"> Adaptado de</w:t>
      </w:r>
      <w:r w:rsidRPr="00AF31B2">
        <w:t xml:space="preserve"> </w:t>
      </w:r>
      <w:r w:rsidR="00854934" w:rsidRPr="00AF31B2">
        <w:t xml:space="preserve">NEVES, 2016 </w:t>
      </w:r>
    </w:p>
    <w:p w14:paraId="30DE759E" w14:textId="77777777" w:rsidR="008737B3" w:rsidRDefault="008737B3" w:rsidP="008737B3">
      <w:pPr>
        <w:autoSpaceDE w:val="0"/>
        <w:autoSpaceDN w:val="0"/>
        <w:adjustRightInd w:val="0"/>
      </w:pPr>
    </w:p>
    <w:p w14:paraId="4CE9ED14" w14:textId="080EE8AD" w:rsidR="00BA644A" w:rsidRDefault="00BA644A" w:rsidP="000C0212">
      <w:pPr>
        <w:autoSpaceDE w:val="0"/>
        <w:autoSpaceDN w:val="0"/>
        <w:adjustRightInd w:val="0"/>
      </w:pPr>
      <w:r>
        <w:t xml:space="preserve">No entanto, apesar </w:t>
      </w:r>
      <w:r w:rsidR="00A95A29">
        <w:t>do GDF dispor de todos</w:t>
      </w:r>
      <w:r>
        <w:t xml:space="preserve"> o</w:t>
      </w:r>
      <w:r w:rsidR="00A95A29">
        <w:t>s</w:t>
      </w:r>
      <w:r>
        <w:t xml:space="preserve"> equipamento</w:t>
      </w:r>
      <w:r w:rsidR="003161AB">
        <w:t>s</w:t>
      </w:r>
      <w:r>
        <w:t xml:space="preserve"> necessário</w:t>
      </w:r>
      <w:r w:rsidR="003161AB">
        <w:t>s</w:t>
      </w:r>
      <w:r w:rsidR="00A95A29">
        <w:t xml:space="preserve"> para caracterização de células solares</w:t>
      </w:r>
      <w:r>
        <w:t xml:space="preserve">, eles não </w:t>
      </w:r>
      <w:r w:rsidR="00A95A29">
        <w:t xml:space="preserve">dispunham de </w:t>
      </w:r>
      <w:r>
        <w:t>um programa que realiza</w:t>
      </w:r>
      <w:r w:rsidR="00A95A29">
        <w:t>-se</w:t>
      </w:r>
      <w:r>
        <w:t xml:space="preserve"> essa medição de forma rápida, eficiente e com uma boa confiabilidade.</w:t>
      </w:r>
      <w:r w:rsidR="000C0212">
        <w:t xml:space="preserve"> Com isso, surgiu a necessidade de obter um </w:t>
      </w:r>
      <w:r w:rsidR="00A95A29">
        <w:t xml:space="preserve">programa </w:t>
      </w:r>
      <w:r w:rsidR="000C0212">
        <w:t>que</w:t>
      </w:r>
      <w:ins w:id="360" w:author="GDF" w:date="2017-12-01T15:18:00Z">
        <w:r w:rsidR="00504685">
          <w:t>,</w:t>
        </w:r>
      </w:ins>
      <w:r w:rsidR="000C0212">
        <w:t xml:space="preserve"> integrado ao</w:t>
      </w:r>
      <w:r w:rsidR="00A95A29">
        <w:t>s</w:t>
      </w:r>
      <w:r w:rsidR="000C0212">
        <w:t xml:space="preserve"> </w:t>
      </w:r>
      <w:r w:rsidR="00A95A29">
        <w:t xml:space="preserve">equipamentos </w:t>
      </w:r>
      <w:r w:rsidR="000C0212">
        <w:t>existente</w:t>
      </w:r>
      <w:r w:rsidR="00A95A29">
        <w:t>s</w:t>
      </w:r>
      <w:r w:rsidR="000C0212">
        <w:t xml:space="preserve"> </w:t>
      </w:r>
      <w:r w:rsidR="003161AB">
        <w:t xml:space="preserve">no </w:t>
      </w:r>
      <w:r w:rsidR="000C0212">
        <w:t>laboratório, p</w:t>
      </w:r>
      <w:r w:rsidR="00504685">
        <w:t>udesse</w:t>
      </w:r>
      <w:r w:rsidR="000C0212">
        <w:t xml:space="preserve"> completar o sistema de medição de células solares, realizando a coleta de dados de uma célula solar medida e tratando esses dados</w:t>
      </w:r>
      <w:r w:rsidR="00EF19A8">
        <w:t xml:space="preserve"> para </w:t>
      </w:r>
      <w:r w:rsidR="000523EA">
        <w:t xml:space="preserve">que </w:t>
      </w:r>
      <w:r w:rsidR="0025115B">
        <w:t>os mesmos</w:t>
      </w:r>
      <w:r w:rsidR="000523EA">
        <w:t xml:space="preserve"> sejam apresentados ao usuário de forma organizada e confiável.</w:t>
      </w:r>
    </w:p>
    <w:p w14:paraId="3C5CB107" w14:textId="77777777" w:rsidR="00504685" w:rsidRDefault="00504685" w:rsidP="000C0212">
      <w:pPr>
        <w:autoSpaceDE w:val="0"/>
        <w:autoSpaceDN w:val="0"/>
        <w:adjustRightInd w:val="0"/>
      </w:pPr>
    </w:p>
    <w:p w14:paraId="4538EAFD" w14:textId="77777777" w:rsidR="00DD325C" w:rsidRPr="004A53A9" w:rsidRDefault="003C7920" w:rsidP="00F60FDA">
      <w:pPr>
        <w:pStyle w:val="Ttulo2"/>
      </w:pPr>
      <w:bookmarkStart w:id="361" w:name="_Toc500174828"/>
      <w:r w:rsidRPr="00F60FDA">
        <w:t>O</w:t>
      </w:r>
      <w:r w:rsidR="002E0300" w:rsidRPr="00F60FDA">
        <w:t>BJETIVO</w:t>
      </w:r>
      <w:r w:rsidR="002E0300" w:rsidRPr="004A53A9">
        <w:t xml:space="preserve"> GERAL</w:t>
      </w:r>
      <w:bookmarkEnd w:id="353"/>
      <w:bookmarkEnd w:id="354"/>
      <w:bookmarkEnd w:id="355"/>
      <w:bookmarkEnd w:id="361"/>
    </w:p>
    <w:p w14:paraId="339BB3C4" w14:textId="0972E644" w:rsidR="0098639C" w:rsidRDefault="000C0212" w:rsidP="0098639C">
      <w:pPr>
        <w:pStyle w:val="Corpodetexto"/>
        <w:spacing w:line="360" w:lineRule="auto"/>
        <w:ind w:firstLine="708"/>
      </w:pPr>
      <w:bookmarkStart w:id="362" w:name="_Toc118654376"/>
      <w:bookmarkStart w:id="363" w:name="_Toc438241737"/>
      <w:bookmarkStart w:id="364" w:name="_Toc438245118"/>
      <w:r>
        <w:t xml:space="preserve">Este trabalho </w:t>
      </w:r>
      <w:r w:rsidR="009A3B56">
        <w:t xml:space="preserve">tem como propósito </w:t>
      </w:r>
      <w:r w:rsidR="003161AB">
        <w:t xml:space="preserve">modernizar </w:t>
      </w:r>
      <w:r w:rsidR="009A3B56">
        <w:t xml:space="preserve">o modo que é feito a </w:t>
      </w:r>
      <w:r w:rsidR="0098639C" w:rsidRPr="0098639C">
        <w:t xml:space="preserve">caracterização </w:t>
      </w:r>
      <w:r w:rsidR="003161AB">
        <w:t xml:space="preserve">elétrica de células solares </w:t>
      </w:r>
      <w:r w:rsidR="0098639C" w:rsidRPr="0098639C">
        <w:t xml:space="preserve">por meio de ferramentas de aquisição de dados e assim determinar </w:t>
      </w:r>
      <w:r w:rsidR="003161AB">
        <w:t>os</w:t>
      </w:r>
      <w:r w:rsidR="003161AB" w:rsidRPr="0098639C">
        <w:t xml:space="preserve"> </w:t>
      </w:r>
      <w:r w:rsidR="0098639C" w:rsidRPr="0098639C">
        <w:t xml:space="preserve">principais parâmetros </w:t>
      </w:r>
      <w:r w:rsidR="00504685">
        <w:t xml:space="preserve">de engenharia </w:t>
      </w:r>
      <w:r w:rsidR="0098639C" w:rsidRPr="0098639C">
        <w:t xml:space="preserve">de cada célula que for medida, mostrando o resultado em tempo real e arquivando os dados digitalmente no computador em que o programa será </w:t>
      </w:r>
      <w:r w:rsidR="0098639C" w:rsidRPr="0098639C">
        <w:lastRenderedPageBreak/>
        <w:t xml:space="preserve">instalado. Com isso, os pesquisadores do grupo GDF poderão realizar diversos estudos sobre </w:t>
      </w:r>
      <w:r w:rsidR="009548BD">
        <w:t xml:space="preserve">as modernas </w:t>
      </w:r>
      <w:r w:rsidR="0098639C" w:rsidRPr="0098639C">
        <w:t>célula</w:t>
      </w:r>
      <w:r w:rsidR="009548BD">
        <w:t>s</w:t>
      </w:r>
      <w:r w:rsidR="0098639C" w:rsidRPr="0098639C">
        <w:t xml:space="preserve"> solar</w:t>
      </w:r>
      <w:r w:rsidR="009548BD">
        <w:t>es que estão sendo desenvolvidas atualmente</w:t>
      </w:r>
      <w:r w:rsidR="0098639C" w:rsidRPr="0098639C">
        <w:t>.</w:t>
      </w:r>
    </w:p>
    <w:p w14:paraId="17F8775A" w14:textId="77777777" w:rsidR="00504685" w:rsidRDefault="00504685" w:rsidP="0098639C">
      <w:pPr>
        <w:pStyle w:val="Corpodetexto"/>
        <w:spacing w:line="360" w:lineRule="auto"/>
        <w:ind w:firstLine="708"/>
      </w:pPr>
    </w:p>
    <w:p w14:paraId="774C4775" w14:textId="77777777" w:rsidR="00DD325C" w:rsidRPr="004A53A9" w:rsidRDefault="003C7920" w:rsidP="005207D2">
      <w:pPr>
        <w:pStyle w:val="Ttulo2"/>
        <w:spacing w:after="120" w:line="360" w:lineRule="auto"/>
      </w:pPr>
      <w:bookmarkStart w:id="365" w:name="_Toc500174829"/>
      <w:r w:rsidRPr="004A53A9">
        <w:t>O</w:t>
      </w:r>
      <w:r w:rsidR="002E0300" w:rsidRPr="004A53A9">
        <w:t>BJETIVOS ESPECÍFICOS</w:t>
      </w:r>
      <w:bookmarkEnd w:id="362"/>
      <w:bookmarkEnd w:id="363"/>
      <w:bookmarkEnd w:id="364"/>
      <w:bookmarkEnd w:id="365"/>
    </w:p>
    <w:p w14:paraId="445E4ADD" w14:textId="77777777" w:rsidR="00BA644A" w:rsidRPr="000C0212" w:rsidRDefault="00BA644A" w:rsidP="00BA644A">
      <w:pPr>
        <w:pStyle w:val="Corpodetexto"/>
        <w:numPr>
          <w:ilvl w:val="0"/>
          <w:numId w:val="5"/>
        </w:numPr>
        <w:spacing w:line="360" w:lineRule="auto"/>
        <w:ind w:left="993" w:hanging="284"/>
      </w:pPr>
      <w:bookmarkStart w:id="366" w:name="_Toc438241738"/>
      <w:bookmarkStart w:id="367" w:name="_Toc438245119"/>
      <w:bookmarkStart w:id="368" w:name="_Toc118654379"/>
      <w:r w:rsidRPr="000C0212">
        <w:t>Gerar a curva IxV (Corrente x Tensão);</w:t>
      </w:r>
    </w:p>
    <w:p w14:paraId="706AE7C2" w14:textId="77777777" w:rsidR="00BA644A" w:rsidRPr="000C0212" w:rsidRDefault="00BA644A" w:rsidP="00BA644A">
      <w:pPr>
        <w:pStyle w:val="Corpodetexto"/>
        <w:numPr>
          <w:ilvl w:val="0"/>
          <w:numId w:val="5"/>
        </w:numPr>
        <w:spacing w:line="360" w:lineRule="auto"/>
        <w:ind w:left="993" w:hanging="284"/>
      </w:pPr>
      <w:r w:rsidRPr="000C0212">
        <w:t>Salvar dados em um arquivo .csv ou .txt</w:t>
      </w:r>
      <w:r w:rsidR="00CF17F2">
        <w:t xml:space="preserve"> compatível com outros programas de análise de dados</w:t>
      </w:r>
      <w:r w:rsidRPr="000C0212">
        <w:t>;</w:t>
      </w:r>
    </w:p>
    <w:p w14:paraId="5049F7C2" w14:textId="77777777" w:rsidR="00BA644A" w:rsidRPr="000C0212" w:rsidRDefault="00BA644A" w:rsidP="00BA644A">
      <w:pPr>
        <w:pStyle w:val="Corpodetexto"/>
        <w:numPr>
          <w:ilvl w:val="0"/>
          <w:numId w:val="5"/>
        </w:numPr>
        <w:spacing w:line="360" w:lineRule="auto"/>
        <w:ind w:left="993" w:hanging="284"/>
      </w:pPr>
      <w:r w:rsidRPr="000C0212">
        <w:t>Determinar os parâmetros mais importantes da célula, tais como:</w:t>
      </w:r>
    </w:p>
    <w:p w14:paraId="40B2B81A" w14:textId="77777777" w:rsidR="00BA644A" w:rsidRPr="000C0212" w:rsidRDefault="00BA644A" w:rsidP="00BA644A">
      <w:pPr>
        <w:pStyle w:val="Corpodetexto"/>
        <w:numPr>
          <w:ilvl w:val="0"/>
          <w:numId w:val="13"/>
        </w:numPr>
        <w:spacing w:line="360" w:lineRule="auto"/>
      </w:pPr>
      <w:r w:rsidRPr="000C0212">
        <w:t>Vca – Tensão de circuito aberto;</w:t>
      </w:r>
    </w:p>
    <w:p w14:paraId="234D8321" w14:textId="77777777" w:rsidR="00BA644A" w:rsidRPr="000C0212" w:rsidRDefault="00BA644A" w:rsidP="00BA644A">
      <w:pPr>
        <w:pStyle w:val="Corpodetexto"/>
        <w:numPr>
          <w:ilvl w:val="0"/>
          <w:numId w:val="13"/>
        </w:numPr>
        <w:spacing w:line="360" w:lineRule="auto"/>
      </w:pPr>
      <w:r w:rsidRPr="000C0212">
        <w:t>Icc – Corrente de curto circuito;</w:t>
      </w:r>
    </w:p>
    <w:p w14:paraId="6FAC5FFA" w14:textId="77777777" w:rsidR="00BA644A" w:rsidRPr="000C0212" w:rsidRDefault="00BA644A" w:rsidP="00BA644A">
      <w:pPr>
        <w:pStyle w:val="Corpodetexto"/>
        <w:numPr>
          <w:ilvl w:val="0"/>
          <w:numId w:val="13"/>
        </w:numPr>
        <w:spacing w:line="360" w:lineRule="auto"/>
      </w:pPr>
      <w:r w:rsidRPr="000C0212">
        <w:t>Vmp – Tensão de máxima potência;</w:t>
      </w:r>
    </w:p>
    <w:p w14:paraId="42EAF59A" w14:textId="77777777" w:rsidR="00BA644A" w:rsidRPr="000C0212" w:rsidRDefault="00BA644A" w:rsidP="00BA644A">
      <w:pPr>
        <w:pStyle w:val="Corpodetexto"/>
        <w:numPr>
          <w:ilvl w:val="0"/>
          <w:numId w:val="13"/>
        </w:numPr>
        <w:spacing w:line="360" w:lineRule="auto"/>
      </w:pPr>
      <w:r w:rsidRPr="000C0212">
        <w:t>Imp – Corrente de máxima potência;</w:t>
      </w:r>
    </w:p>
    <w:p w14:paraId="4ADCF17B" w14:textId="77777777" w:rsidR="00BA644A" w:rsidRPr="000C0212" w:rsidRDefault="00BA644A" w:rsidP="00BA644A">
      <w:pPr>
        <w:pStyle w:val="Corpodetexto"/>
        <w:numPr>
          <w:ilvl w:val="0"/>
          <w:numId w:val="13"/>
        </w:numPr>
        <w:spacing w:line="360" w:lineRule="auto"/>
      </w:pPr>
      <w:r w:rsidRPr="000C0212">
        <w:t>Pmp – Potência Máxima;</w:t>
      </w:r>
    </w:p>
    <w:p w14:paraId="1928E20A" w14:textId="77777777" w:rsidR="00BA644A" w:rsidRPr="000C0212" w:rsidRDefault="00BA644A" w:rsidP="00BA644A">
      <w:pPr>
        <w:pStyle w:val="Corpodetexto"/>
        <w:numPr>
          <w:ilvl w:val="0"/>
          <w:numId w:val="13"/>
        </w:numPr>
        <w:spacing w:line="360" w:lineRule="auto"/>
      </w:pPr>
      <w:r w:rsidRPr="000C0212">
        <w:t>FF – Fator de forma;</w:t>
      </w:r>
    </w:p>
    <w:p w14:paraId="507451C1" w14:textId="77777777" w:rsidR="00BA644A" w:rsidRPr="000C0212" w:rsidRDefault="00BA644A" w:rsidP="00BA644A">
      <w:pPr>
        <w:pStyle w:val="Corpodetexto"/>
        <w:numPr>
          <w:ilvl w:val="0"/>
          <w:numId w:val="13"/>
        </w:numPr>
        <w:spacing w:line="360" w:lineRule="auto"/>
      </w:pPr>
      <w:r w:rsidRPr="000C0212">
        <w:t>Eficiência</w:t>
      </w:r>
    </w:p>
    <w:p w14:paraId="197134D4" w14:textId="77777777" w:rsidR="00BA644A" w:rsidRPr="000C0212" w:rsidRDefault="00BA644A" w:rsidP="00BA644A">
      <w:pPr>
        <w:pStyle w:val="Corpodetexto"/>
        <w:numPr>
          <w:ilvl w:val="0"/>
          <w:numId w:val="13"/>
        </w:numPr>
        <w:spacing w:line="360" w:lineRule="auto"/>
      </w:pPr>
      <w:r w:rsidRPr="000C0212">
        <w:t>Temperatura da célula</w:t>
      </w:r>
    </w:p>
    <w:p w14:paraId="27046915" w14:textId="77777777" w:rsidR="00BA644A" w:rsidRPr="000C0212" w:rsidRDefault="00BA644A" w:rsidP="00BA644A">
      <w:pPr>
        <w:pStyle w:val="Corpodetexto"/>
        <w:numPr>
          <w:ilvl w:val="0"/>
          <w:numId w:val="15"/>
        </w:numPr>
        <w:spacing w:line="360" w:lineRule="auto"/>
      </w:pPr>
      <w:r w:rsidRPr="000C0212">
        <w:t>Desenvolver um processo para corrigir a curva IxV em função da temperatura;</w:t>
      </w:r>
    </w:p>
    <w:p w14:paraId="6F4009B7" w14:textId="77777777" w:rsidR="00BA644A" w:rsidRPr="00875948" w:rsidRDefault="00BA644A" w:rsidP="00BA644A">
      <w:pPr>
        <w:pStyle w:val="Corpodetexto"/>
        <w:numPr>
          <w:ilvl w:val="0"/>
          <w:numId w:val="14"/>
        </w:numPr>
        <w:spacing w:line="360" w:lineRule="auto"/>
      </w:pPr>
      <w:r w:rsidRPr="00875948">
        <w:t>Otimizar o modo como é feita a caracterização das células solares.</w:t>
      </w:r>
    </w:p>
    <w:p w14:paraId="06C1AF70" w14:textId="77777777" w:rsidR="006F188E" w:rsidRPr="004A53A9" w:rsidRDefault="005B1C48" w:rsidP="005207D2">
      <w:pPr>
        <w:pStyle w:val="Ttulo3"/>
        <w:spacing w:after="120" w:line="360" w:lineRule="auto"/>
      </w:pPr>
      <w:bookmarkStart w:id="369" w:name="_Toc500174830"/>
      <w:r>
        <w:t>ABORDAGEM METODOLÓGICA</w:t>
      </w:r>
      <w:bookmarkEnd w:id="366"/>
      <w:bookmarkEnd w:id="367"/>
      <w:bookmarkEnd w:id="369"/>
    </w:p>
    <w:bookmarkEnd w:id="368"/>
    <w:p w14:paraId="4F741C33" w14:textId="2835B056" w:rsidR="00BA644A" w:rsidRDefault="00BA644A" w:rsidP="00BA644A">
      <w:pPr>
        <w:pStyle w:val="Corpodetexto"/>
        <w:widowControl w:val="0"/>
        <w:spacing w:line="360" w:lineRule="auto"/>
        <w:ind w:firstLine="709"/>
      </w:pPr>
      <w:r>
        <w:t xml:space="preserve">Para este trabalho, </w:t>
      </w:r>
      <w:r w:rsidR="005B3772">
        <w:t xml:space="preserve">foi </w:t>
      </w:r>
      <w:r>
        <w:t xml:space="preserve">de fundamental importância o estudo do programa LabVIEW, que é a ferramenta escolhida para a implementação do TG por sua grande compatibilidade com os equipamentos da National </w:t>
      </w:r>
      <w:r w:rsidRPr="00457D46">
        <w:t>Instruments (</w:t>
      </w:r>
      <w:r w:rsidR="009548BD">
        <w:rPr>
          <w:shd w:val="clear" w:color="auto" w:fill="FFFFFF"/>
        </w:rPr>
        <w:t>empresa</w:t>
      </w:r>
      <w:r w:rsidR="009548BD" w:rsidRPr="00457D46">
        <w:rPr>
          <w:shd w:val="clear" w:color="auto" w:fill="FFFFFF"/>
        </w:rPr>
        <w:t xml:space="preserve"> </w:t>
      </w:r>
      <w:r w:rsidRPr="00457D46">
        <w:rPr>
          <w:shd w:val="clear" w:color="auto" w:fill="FFFFFF"/>
        </w:rPr>
        <w:t>que produz equipamentos de teste automatizado e softwares de instrumentação virtual</w:t>
      </w:r>
      <w:r w:rsidRPr="00457D46">
        <w:t xml:space="preserve">). </w:t>
      </w:r>
      <w:r>
        <w:t xml:space="preserve">Também </w:t>
      </w:r>
      <w:r w:rsidR="005B3772">
        <w:t>foi</w:t>
      </w:r>
      <w:r>
        <w:t xml:space="preserve"> necessário conhecer algumas equações específicas da</w:t>
      </w:r>
      <w:r w:rsidR="00372EDE">
        <w:t>s</w:t>
      </w:r>
      <w:r>
        <w:t xml:space="preserve"> célula</w:t>
      </w:r>
      <w:r w:rsidR="00372EDE">
        <w:t>s</w:t>
      </w:r>
      <w:r>
        <w:t xml:space="preserve"> solar</w:t>
      </w:r>
      <w:r w:rsidR="00372EDE">
        <w:t>es</w:t>
      </w:r>
      <w:r>
        <w:t xml:space="preserve"> e da curva IxV, como também do funcionamento de células solares. Para garantir a confiabilidade do programa será necessário realizar diversos testes. Estes testes serão feitos em laboratório, utilizando o Simulador Solar Oriel, que simula a radiação eletromagnética da superfície terrestre que irá incidir sobre a célula solar que será medida.</w:t>
      </w:r>
    </w:p>
    <w:p w14:paraId="346AB96E" w14:textId="77777777" w:rsidR="006D3E79" w:rsidRDefault="00E43E78" w:rsidP="00663B02">
      <w:pPr>
        <w:pStyle w:val="Corpodetexto"/>
        <w:widowControl w:val="0"/>
        <w:spacing w:line="360" w:lineRule="auto"/>
        <w:ind w:firstLine="709"/>
      </w:pPr>
      <w:r>
        <w:lastRenderedPageBreak/>
        <w:t>Foi feito o uso de</w:t>
      </w:r>
      <w:r w:rsidR="003F7253">
        <w:t xml:space="preserve"> um circuito elétrico</w:t>
      </w:r>
      <w:r w:rsidR="00BA644A">
        <w:t xml:space="preserve"> que liga uma fonte de tensão </w:t>
      </w:r>
      <w:r w:rsidR="0075365A">
        <w:t>à</w:t>
      </w:r>
      <w:r w:rsidR="00BA644A">
        <w:t xml:space="preserve"> célula, e desta célula </w:t>
      </w:r>
      <w:r w:rsidR="0075365A">
        <w:t>aos</w:t>
      </w:r>
      <w:r w:rsidR="00BA644A">
        <w:t xml:space="preserve"> módulos da National Instruments, que são responsáveis por realizar a </w:t>
      </w:r>
      <w:r w:rsidR="0075365A">
        <w:t>aquisição dos dados de</w:t>
      </w:r>
      <w:r w:rsidR="00BA644A">
        <w:t xml:space="preserve"> corrente e d</w:t>
      </w:r>
      <w:r w:rsidR="0075365A">
        <w:t>e</w:t>
      </w:r>
      <w:r w:rsidR="00BA644A">
        <w:t xml:space="preserve"> tensão, e por fim, estes módulos estarão conectado</w:t>
      </w:r>
      <w:r w:rsidR="0075365A">
        <w:t>s por um cabo USB</w:t>
      </w:r>
      <w:r w:rsidR="00BA644A">
        <w:t xml:space="preserve"> para um computador desktop</w:t>
      </w:r>
      <w:r w:rsidR="0075365A">
        <w:t xml:space="preserve"> que é onde o programa será instalado</w:t>
      </w:r>
      <w:r w:rsidR="00BA644A">
        <w:t xml:space="preserve">. A fonte de tensão também está conectada ao computador por um cabo </w:t>
      </w:r>
      <w:r w:rsidR="0075365A">
        <w:t>GPIB/USB.</w:t>
      </w:r>
    </w:p>
    <w:p w14:paraId="2949CE5D" w14:textId="56CC7FFA" w:rsidR="004D18A2" w:rsidRDefault="006D3E79" w:rsidP="004D18A2">
      <w:pPr>
        <w:pStyle w:val="Corpodetexto"/>
        <w:widowControl w:val="0"/>
        <w:spacing w:line="360" w:lineRule="auto"/>
        <w:ind w:firstLine="709"/>
        <w:rPr>
          <w:ins w:id="370" w:author="Douglas Noronha" w:date="2017-12-04T14:44:00Z"/>
        </w:rPr>
      </w:pPr>
      <w:r w:rsidRPr="006D3E79">
        <w:t>Para medir a temperatura da célula, foi usado um termopar do tipo K já calibrado. Para a aquisição dos dados da temperatura, foi utilizado o NI DAQ 9215, um módulo próprio para medição de temperatura. Já a corrente e a tensão são medidas com os módulos NI DAQ 9211 e NI DAQ 9227, respectivamente.</w:t>
      </w:r>
    </w:p>
    <w:p w14:paraId="7D586FD3" w14:textId="0F7E90A4" w:rsidR="005B1C48" w:rsidRPr="00663B02" w:rsidRDefault="005B1C48" w:rsidP="00663B02">
      <w:pPr>
        <w:pStyle w:val="Corpodetexto"/>
        <w:widowControl w:val="0"/>
        <w:spacing w:line="360" w:lineRule="auto"/>
        <w:ind w:firstLine="709"/>
      </w:pPr>
      <w:r>
        <w:br w:type="page"/>
      </w:r>
    </w:p>
    <w:p w14:paraId="44C6DAB4" w14:textId="77777777" w:rsidR="00FD46B9" w:rsidRPr="00FD46B9" w:rsidRDefault="00C25ADA" w:rsidP="00F20475">
      <w:pPr>
        <w:pStyle w:val="Ttulo1"/>
      </w:pPr>
      <w:bookmarkStart w:id="371" w:name="_Toc500174831"/>
      <w:r>
        <w:lastRenderedPageBreak/>
        <w:t>Sistema de medição de células solares</w:t>
      </w:r>
      <w:bookmarkEnd w:id="371"/>
    </w:p>
    <w:p w14:paraId="1BC0F858" w14:textId="77777777" w:rsidR="003F7253" w:rsidRPr="003F7253" w:rsidRDefault="003F7253" w:rsidP="003F7253">
      <w:r w:rsidRPr="003F7253">
        <w:t>O sistema de medição completo conta com diversas tecnologias e ferramentas que são tão importantes quanto o desenvolvimento deste programa, tais como o Simulador Solar, os módulos de aquisição e as próprias células solares.</w:t>
      </w:r>
    </w:p>
    <w:p w14:paraId="55041059" w14:textId="699F237B" w:rsidR="00E43E78" w:rsidRDefault="003F7253" w:rsidP="00C25ADA">
      <w:pPr>
        <w:pStyle w:val="Ttulo2"/>
      </w:pPr>
      <w:bookmarkStart w:id="372" w:name="_Toc500174832"/>
      <w:r>
        <w:t xml:space="preserve">Célula </w:t>
      </w:r>
      <w:ins w:id="373" w:author="megacatia@hotmail.com" w:date="2017-12-04T18:21:00Z">
        <w:r w:rsidR="00AB195C">
          <w:t>s</w:t>
        </w:r>
      </w:ins>
      <w:del w:id="374" w:author="megacatia@hotmail.com" w:date="2017-12-04T18:21:00Z">
        <w:r w:rsidR="00E43E78" w:rsidDel="00AB195C">
          <w:delText>S</w:delText>
        </w:r>
      </w:del>
      <w:r w:rsidR="00E43E78">
        <w:t>olar</w:t>
      </w:r>
      <w:bookmarkEnd w:id="372"/>
      <w:r w:rsidR="00E43E78">
        <w:t xml:space="preserve"> </w:t>
      </w:r>
    </w:p>
    <w:p w14:paraId="17F41202" w14:textId="0410F0FE" w:rsidR="003F7253" w:rsidRDefault="00A12246" w:rsidP="003F7253">
      <w:r>
        <w:t xml:space="preserve">De acordo com </w:t>
      </w:r>
      <w:r w:rsidRPr="00A12246">
        <w:t>Neves (2016)</w:t>
      </w:r>
      <w:r>
        <w:t>, u</w:t>
      </w:r>
      <w:r w:rsidR="00FD46B9">
        <w:t xml:space="preserve">ma célula solar é um </w:t>
      </w:r>
      <w:r w:rsidR="00C25ADA">
        <w:t xml:space="preserve">dispositivo eletrônico </w:t>
      </w:r>
      <w:r w:rsidR="009548BD">
        <w:t xml:space="preserve">semicondutor </w:t>
      </w:r>
      <w:r w:rsidR="00C25ADA">
        <w:t xml:space="preserve">que </w:t>
      </w:r>
      <w:r w:rsidR="00640B52">
        <w:t>absorve a radiação solar e converte e</w:t>
      </w:r>
      <w:r>
        <w:t>m energia elétrica</w:t>
      </w:r>
      <w:r w:rsidR="00640B52">
        <w:t>. No entanto, existem diferentes tipos de células solares, assim como diferentes comportamentos destas células em relação à absorção da radiação solar, resultando em células com diferentes eficiências</w:t>
      </w:r>
      <w:r w:rsidR="005A798F">
        <w:t xml:space="preserve"> (Paes, 2012)</w:t>
      </w:r>
      <w:r w:rsidR="00640B52">
        <w:t>.</w:t>
      </w:r>
    </w:p>
    <w:p w14:paraId="09638AE1" w14:textId="67988BCA" w:rsidR="009F4E70" w:rsidRPr="0066594A" w:rsidRDefault="0066594A" w:rsidP="0066594A">
      <w:pPr>
        <w:autoSpaceDE w:val="0"/>
        <w:autoSpaceDN w:val="0"/>
        <w:adjustRightInd w:val="0"/>
        <w:jc w:val="center"/>
        <w:rPr>
          <w:b/>
        </w:rPr>
      </w:pPr>
      <w:r>
        <w:rPr>
          <w:b/>
        </w:rPr>
        <w:t xml:space="preserve">Figura </w:t>
      </w:r>
      <w:r w:rsidR="006A5128" w:rsidRPr="006A5128">
        <w:rPr>
          <w:b/>
        </w:rPr>
        <w:t>2</w:t>
      </w:r>
      <w:r>
        <w:rPr>
          <w:b/>
        </w:rPr>
        <w:t xml:space="preserve"> – </w:t>
      </w:r>
      <w:r w:rsidR="008D7022">
        <w:rPr>
          <w:b/>
        </w:rPr>
        <w:t>Foto de célula solar tirada em laboratório</w:t>
      </w:r>
    </w:p>
    <w:p w14:paraId="4AD39D66" w14:textId="77777777" w:rsidR="00930A5E" w:rsidRDefault="0066594A" w:rsidP="0066594A">
      <w:pPr>
        <w:ind w:firstLine="0"/>
        <w:jc w:val="center"/>
      </w:pPr>
      <w:r>
        <w:rPr>
          <w:noProof/>
        </w:rPr>
        <w:drawing>
          <wp:inline distT="0" distB="0" distL="0" distR="0" wp14:anchorId="6FD1AFF1" wp14:editId="628281D9">
            <wp:extent cx="2819400" cy="1879600"/>
            <wp:effectExtent l="0" t="0" r="0" b="63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m para célula sola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3753" r="18768" b="14041"/>
                    <a:stretch/>
                  </pic:blipFill>
                  <pic:spPr bwMode="auto">
                    <a:xfrm>
                      <a:off x="0" y="0"/>
                      <a:ext cx="2819972" cy="1879981"/>
                    </a:xfrm>
                    <a:prstGeom prst="rect">
                      <a:avLst/>
                    </a:prstGeom>
                    <a:noFill/>
                    <a:ln>
                      <a:noFill/>
                    </a:ln>
                    <a:extLst>
                      <a:ext uri="{53640926-AAD7-44D8-BBD7-CCE9431645EC}">
                        <a14:shadowObscured xmlns:a14="http://schemas.microsoft.com/office/drawing/2010/main"/>
                      </a:ext>
                    </a:extLst>
                  </pic:spPr>
                </pic:pic>
              </a:graphicData>
            </a:graphic>
          </wp:inline>
        </w:drawing>
      </w:r>
    </w:p>
    <w:p w14:paraId="334A2CB8" w14:textId="77777777" w:rsidR="009F4E70" w:rsidRPr="003F7253" w:rsidRDefault="0066594A" w:rsidP="0066594A">
      <w:pPr>
        <w:autoSpaceDE w:val="0"/>
        <w:autoSpaceDN w:val="0"/>
        <w:adjustRightInd w:val="0"/>
        <w:ind w:left="709" w:firstLine="0"/>
      </w:pPr>
      <w:r w:rsidRPr="008D7022">
        <w:t xml:space="preserve">Fonte: </w:t>
      </w:r>
      <w:r w:rsidR="00854934" w:rsidRPr="008D7022">
        <w:t>http://engenhariae.com.br/meio-ambiente/cientistas-podem-ter-criado-a-celula-solar-mais-eficaz-de-todos-os-tempos (2017)</w:t>
      </w:r>
    </w:p>
    <w:p w14:paraId="3FA26071" w14:textId="77777777" w:rsidR="00E43E78" w:rsidRDefault="003F7253" w:rsidP="00C25ADA">
      <w:pPr>
        <w:pStyle w:val="Ttulo2"/>
      </w:pPr>
      <w:bookmarkStart w:id="375" w:name="_Toc500174833"/>
      <w:r>
        <w:t xml:space="preserve">Simulador </w:t>
      </w:r>
      <w:r w:rsidR="00E43E78">
        <w:t>Solar</w:t>
      </w:r>
      <w:bookmarkEnd w:id="375"/>
    </w:p>
    <w:p w14:paraId="535AA179" w14:textId="6A1EC72E" w:rsidR="005A798F" w:rsidRDefault="005A798F" w:rsidP="005A798F">
      <w:r>
        <w:t xml:space="preserve">O simulador </w:t>
      </w:r>
      <w:r w:rsidR="00C26A3C">
        <w:t xml:space="preserve">solar </w:t>
      </w:r>
      <w:r>
        <w:t xml:space="preserve">é o equipamento principal </w:t>
      </w:r>
      <w:r w:rsidR="00930A5E">
        <w:t>do</w:t>
      </w:r>
      <w:r>
        <w:t xml:space="preserve"> sistema de </w:t>
      </w:r>
      <w:r w:rsidR="00C26A3C">
        <w:t xml:space="preserve">caracterização elétrica </w:t>
      </w:r>
      <w:r w:rsidR="00930A5E">
        <w:t xml:space="preserve">de células solares, pois com ele é possível simular a luz do </w:t>
      </w:r>
      <w:r w:rsidR="00C26A3C">
        <w:t xml:space="preserve">Sol </w:t>
      </w:r>
      <w:r w:rsidR="00930A5E">
        <w:t>sem interferências ambientais</w:t>
      </w:r>
      <w:r w:rsidR="00BC2748">
        <w:t>, além de evitar problemas de pesquisas em campo como o transporte de fontes e sistemas de aquisição</w:t>
      </w:r>
      <w:r w:rsidR="00930A5E">
        <w:t xml:space="preserve">. Com </w:t>
      </w:r>
      <w:r w:rsidR="00BC2748">
        <w:t>o simulador utilizado para este sistema</w:t>
      </w:r>
      <w:r w:rsidR="00930A5E">
        <w:t xml:space="preserve">, é possível simular espectros </w:t>
      </w:r>
      <w:r w:rsidR="00372EDE">
        <w:t>para dentro e fora da atmosfera terrestre</w:t>
      </w:r>
      <w:r w:rsidR="001E3DBE">
        <w:t xml:space="preserve"> (Paes, 2012).</w:t>
      </w:r>
    </w:p>
    <w:p w14:paraId="56F1714D" w14:textId="77777777" w:rsidR="001E3DBE" w:rsidRPr="005A798F" w:rsidRDefault="001E3DBE" w:rsidP="005A798F"/>
    <w:p w14:paraId="079488B8" w14:textId="0B37C2E4" w:rsidR="00FD46B9" w:rsidRPr="00FD46B9" w:rsidRDefault="00FD46B9" w:rsidP="00FD46B9">
      <w:pPr>
        <w:autoSpaceDE w:val="0"/>
        <w:autoSpaceDN w:val="0"/>
        <w:adjustRightInd w:val="0"/>
        <w:jc w:val="center"/>
        <w:rPr>
          <w:b/>
        </w:rPr>
      </w:pPr>
      <w:r w:rsidRPr="00AB06BA">
        <w:rPr>
          <w:b/>
          <w:rPrChange w:id="376" w:author="megacatia@hotmail.com" w:date="2017-12-04T19:37:00Z">
            <w:rPr>
              <w:b/>
            </w:rPr>
          </w:rPrChange>
        </w:rPr>
        <w:lastRenderedPageBreak/>
        <w:t xml:space="preserve">Figura </w:t>
      </w:r>
      <w:r w:rsidR="006A5128" w:rsidRPr="00AB06BA">
        <w:rPr>
          <w:b/>
          <w:rPrChange w:id="377" w:author="megacatia@hotmail.com" w:date="2017-12-04T19:37:00Z">
            <w:rPr>
              <w:b/>
            </w:rPr>
          </w:rPrChange>
        </w:rPr>
        <w:t>3</w:t>
      </w:r>
      <w:r w:rsidRPr="00AB06BA">
        <w:rPr>
          <w:b/>
          <w:rPrChange w:id="378" w:author="megacatia@hotmail.com" w:date="2017-12-04T19:37:00Z">
            <w:rPr>
              <w:b/>
            </w:rPr>
          </w:rPrChange>
        </w:rPr>
        <w:t xml:space="preserve"> – </w:t>
      </w:r>
      <w:r w:rsidR="00C26A3C" w:rsidRPr="00AB06BA">
        <w:rPr>
          <w:b/>
          <w:rPrChange w:id="379" w:author="megacatia@hotmail.com" w:date="2017-12-04T19:37:00Z">
            <w:rPr>
              <w:b/>
            </w:rPr>
          </w:rPrChange>
        </w:rPr>
        <w:t xml:space="preserve">Foto do </w:t>
      </w:r>
      <w:r w:rsidR="002E0890" w:rsidRPr="00AB06BA">
        <w:rPr>
          <w:b/>
          <w:rPrChange w:id="380" w:author="megacatia@hotmail.com" w:date="2017-12-04T19:37:00Z">
            <w:rPr>
              <w:b/>
            </w:rPr>
          </w:rPrChange>
        </w:rPr>
        <w:t>Simulador Solar Oriel</w:t>
      </w:r>
      <w:r w:rsidR="00C26A3C" w:rsidRPr="00AB06BA">
        <w:rPr>
          <w:b/>
          <w:rPrChange w:id="381" w:author="megacatia@hotmail.com" w:date="2017-12-04T19:37:00Z">
            <w:rPr>
              <w:b/>
            </w:rPr>
          </w:rPrChange>
        </w:rPr>
        <w:t xml:space="preserve"> do LABAS/COCTE</w:t>
      </w:r>
    </w:p>
    <w:p w14:paraId="684DA3FA" w14:textId="5D03ABBC" w:rsidR="003F7253" w:rsidRDefault="00217A35" w:rsidP="00C26A3C">
      <w:pPr>
        <w:ind w:firstLine="142"/>
        <w:jc w:val="center"/>
      </w:pPr>
      <w:ins w:id="382" w:author="megacatia@hotmail.com" w:date="2017-12-04T19:17:00Z">
        <w:r>
          <w:rPr>
            <w:noProof/>
          </w:rPr>
          <w:drawing>
            <wp:inline distT="0" distB="0" distL="0" distR="0" wp14:anchorId="70E02CA0" wp14:editId="15618FB8">
              <wp:extent cx="2181262" cy="1786772"/>
              <wp:effectExtent l="6985"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1544.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199301" cy="1801548"/>
                      </a:xfrm>
                      <a:prstGeom prst="rect">
                        <a:avLst/>
                      </a:prstGeom>
                    </pic:spPr>
                  </pic:pic>
                </a:graphicData>
              </a:graphic>
            </wp:inline>
          </w:drawing>
        </w:r>
      </w:ins>
      <w:del w:id="383" w:author="Douglas Noronha" w:date="2017-12-04T01:33:00Z">
        <w:r w:rsidR="00C26A3C" w:rsidRPr="00C26A3C" w:rsidDel="00027833">
          <w:rPr>
            <w:noProof/>
          </w:rPr>
          <w:drawing>
            <wp:inline distT="0" distB="0" distL="0" distR="0" wp14:anchorId="1D4A5DC0" wp14:editId="10DB6F79">
              <wp:extent cx="2314575" cy="1807845"/>
              <wp:effectExtent l="0" t="0" r="9525" b="190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58953"/>
                      <a:stretch/>
                    </pic:blipFill>
                    <pic:spPr bwMode="auto">
                      <a:xfrm>
                        <a:off x="0" y="0"/>
                        <a:ext cx="2314575" cy="1807845"/>
                      </a:xfrm>
                      <a:prstGeom prst="rect">
                        <a:avLst/>
                      </a:prstGeom>
                      <a:noFill/>
                      <a:ln>
                        <a:noFill/>
                      </a:ln>
                      <a:extLst>
                        <a:ext uri="{53640926-AAD7-44D8-BBD7-CCE9431645EC}">
                          <a14:shadowObscured xmlns:a14="http://schemas.microsoft.com/office/drawing/2010/main"/>
                        </a:ext>
                      </a:extLst>
                    </pic:spPr>
                  </pic:pic>
                </a:graphicData>
              </a:graphic>
            </wp:inline>
          </w:drawing>
        </w:r>
      </w:del>
    </w:p>
    <w:p w14:paraId="0598A350" w14:textId="1FF3D64B" w:rsidR="00CC1340" w:rsidRPr="003F7253" w:rsidRDefault="00FD46B9" w:rsidP="004F5D88">
      <w:pPr>
        <w:autoSpaceDE w:val="0"/>
        <w:autoSpaceDN w:val="0"/>
        <w:adjustRightInd w:val="0"/>
      </w:pPr>
      <w:r w:rsidRPr="008D7022">
        <w:t xml:space="preserve">Fonte: </w:t>
      </w:r>
      <w:r w:rsidR="00A60D89" w:rsidRPr="008D7022">
        <w:t>Foto tirada em laboratório no INPE</w:t>
      </w:r>
      <w:r w:rsidR="00C26A3C">
        <w:t xml:space="preserve"> pelo autor</w:t>
      </w:r>
    </w:p>
    <w:p w14:paraId="4BBDE058" w14:textId="77777777" w:rsidR="00E43E78" w:rsidRDefault="00E43E78" w:rsidP="003F7253">
      <w:pPr>
        <w:pStyle w:val="Ttulo3"/>
        <w:spacing w:after="120" w:line="360" w:lineRule="auto"/>
        <w:rPr>
          <w:color w:val="auto"/>
        </w:rPr>
      </w:pPr>
      <w:bookmarkStart w:id="384" w:name="_Toc500174834"/>
      <w:r>
        <w:rPr>
          <w:color w:val="auto"/>
        </w:rPr>
        <w:t>Módulos de Aquisição</w:t>
      </w:r>
      <w:bookmarkEnd w:id="384"/>
    </w:p>
    <w:p w14:paraId="4E547738" w14:textId="0C136218" w:rsidR="003F7253" w:rsidDel="00217A35" w:rsidRDefault="00930A5E" w:rsidP="00217A35">
      <w:pPr>
        <w:rPr>
          <w:del w:id="385" w:author="megacatia@hotmail.com" w:date="2017-12-04T19:17:00Z"/>
        </w:rPr>
      </w:pPr>
      <w:r>
        <w:t xml:space="preserve">Os módulos de aquisição são </w:t>
      </w:r>
      <w:r w:rsidR="00861AD7">
        <w:t>sensores</w:t>
      </w:r>
      <w:r>
        <w:t xml:space="preserve"> utilizados para fazer a leitura da corrente, tensão e temperatura da célula. O modelo </w:t>
      </w:r>
      <w:r w:rsidR="00372EDE">
        <w:t xml:space="preserve">utilizado </w:t>
      </w:r>
      <w:r w:rsidR="00861AD7">
        <w:t>foi</w:t>
      </w:r>
      <w:r>
        <w:t xml:space="preserve"> </w:t>
      </w:r>
      <w:r w:rsidR="00372EDE">
        <w:t xml:space="preserve">o </w:t>
      </w:r>
      <w:r w:rsidR="00861AD7">
        <w:t>conjunto de equipamentos</w:t>
      </w:r>
      <w:r>
        <w:t xml:space="preserve"> Compact DAQ da National Instruments</w:t>
      </w:r>
      <w:r w:rsidR="00372EDE">
        <w:t xml:space="preserve"> descritos abaixo e mostrados na Figura 4</w:t>
      </w:r>
      <w:r w:rsidR="00861AD7">
        <w:t>:</w:t>
      </w:r>
    </w:p>
    <w:p w14:paraId="17287A80" w14:textId="77777777" w:rsidR="00372EDE" w:rsidRDefault="00372EDE" w:rsidP="00217A35">
      <w:pPr>
        <w:ind w:firstLine="0"/>
        <w:pPrChange w:id="386" w:author="megacatia@hotmail.com" w:date="2017-12-04T19:18:00Z">
          <w:pPr/>
        </w:pPrChange>
      </w:pPr>
    </w:p>
    <w:p w14:paraId="196E84B9" w14:textId="77777777" w:rsidR="00861AD7" w:rsidRPr="00027833" w:rsidRDefault="00861AD7" w:rsidP="00C7401E">
      <w:pPr>
        <w:pStyle w:val="PargrafodaLista"/>
        <w:numPr>
          <w:ilvl w:val="0"/>
          <w:numId w:val="22"/>
        </w:numPr>
      </w:pPr>
      <w:r w:rsidRPr="00027833">
        <w:t>cDAQ 9178 – chassi utilizado para suportar os módulos de medição;</w:t>
      </w:r>
    </w:p>
    <w:p w14:paraId="3FE67DD5" w14:textId="77777777" w:rsidR="00861AD7" w:rsidRPr="00EA6FE3" w:rsidRDefault="00861AD7" w:rsidP="00C7401E">
      <w:pPr>
        <w:pStyle w:val="PargrafodaLista"/>
        <w:numPr>
          <w:ilvl w:val="0"/>
          <w:numId w:val="22"/>
        </w:numPr>
      </w:pPr>
      <w:r w:rsidRPr="00027833">
        <w:t>NI DAQ 9211 – módulo que realiza a leitura da corrente;</w:t>
      </w:r>
    </w:p>
    <w:p w14:paraId="087618F1" w14:textId="77777777" w:rsidR="00861AD7" w:rsidRPr="00EA6FE3" w:rsidRDefault="00861AD7" w:rsidP="00C7401E">
      <w:pPr>
        <w:pStyle w:val="PargrafodaLista"/>
        <w:numPr>
          <w:ilvl w:val="0"/>
          <w:numId w:val="22"/>
        </w:numPr>
      </w:pPr>
      <w:r w:rsidRPr="00EA6FE3">
        <w:t>NI DAQ 9227 – módulo que realiza a leitura da tensão;</w:t>
      </w:r>
    </w:p>
    <w:p w14:paraId="35A790BF" w14:textId="1EE125C7" w:rsidR="00861AD7" w:rsidDel="00217A35" w:rsidRDefault="00861AD7" w:rsidP="00217A35">
      <w:pPr>
        <w:pStyle w:val="PargrafodaLista"/>
        <w:numPr>
          <w:ilvl w:val="0"/>
          <w:numId w:val="22"/>
        </w:numPr>
        <w:rPr>
          <w:del w:id="387" w:author="megacatia@hotmail.com" w:date="2017-12-04T19:17:00Z"/>
        </w:rPr>
      </w:pPr>
      <w:r w:rsidRPr="00EA6FE3">
        <w:t>NI DAQ 9215 – módulo que realiza a leitura da temperatura.</w:t>
      </w:r>
    </w:p>
    <w:p w14:paraId="3E72F9C4" w14:textId="77777777" w:rsidR="00217A35" w:rsidRDefault="00217A35" w:rsidP="00217A35">
      <w:pPr>
        <w:pStyle w:val="PargrafodaLista"/>
        <w:numPr>
          <w:ilvl w:val="0"/>
          <w:numId w:val="22"/>
        </w:numPr>
        <w:rPr>
          <w:ins w:id="388" w:author="megacatia@hotmail.com" w:date="2017-12-04T19:18:00Z"/>
        </w:rPr>
      </w:pPr>
    </w:p>
    <w:p w14:paraId="1F0E0A26" w14:textId="77777777" w:rsidR="00372EDE" w:rsidRDefault="00372EDE" w:rsidP="00217A35">
      <w:pPr>
        <w:pPrChange w:id="389" w:author="megacatia@hotmail.com" w:date="2017-12-04T19:18:00Z">
          <w:pPr>
            <w:ind w:firstLine="0"/>
          </w:pPr>
        </w:pPrChange>
      </w:pPr>
    </w:p>
    <w:p w14:paraId="7868B5E4" w14:textId="5D90A7B1" w:rsidR="00CE29A1" w:rsidRPr="00CE29A1" w:rsidRDefault="00CE29A1" w:rsidP="00A60D89">
      <w:pPr>
        <w:autoSpaceDE w:val="0"/>
        <w:autoSpaceDN w:val="0"/>
        <w:adjustRightInd w:val="0"/>
        <w:ind w:firstLine="0"/>
        <w:jc w:val="center"/>
        <w:rPr>
          <w:b/>
        </w:rPr>
      </w:pPr>
      <w:r>
        <w:rPr>
          <w:b/>
        </w:rPr>
        <w:t xml:space="preserve">Figura </w:t>
      </w:r>
      <w:r w:rsidR="006A5128" w:rsidRPr="006A5128">
        <w:rPr>
          <w:b/>
        </w:rPr>
        <w:t>4</w:t>
      </w:r>
      <w:r>
        <w:rPr>
          <w:b/>
        </w:rPr>
        <w:t xml:space="preserve"> – </w:t>
      </w:r>
      <w:r w:rsidR="00372EDE">
        <w:rPr>
          <w:b/>
        </w:rPr>
        <w:t xml:space="preserve">Módulos utilizados no </w:t>
      </w:r>
      <w:r>
        <w:rPr>
          <w:b/>
        </w:rPr>
        <w:t xml:space="preserve">Simulador Solar </w:t>
      </w:r>
      <w:r w:rsidR="00372EDE">
        <w:rPr>
          <w:b/>
        </w:rPr>
        <w:t xml:space="preserve">da </w:t>
      </w:r>
      <w:r>
        <w:rPr>
          <w:b/>
        </w:rPr>
        <w:t>Oriel</w:t>
      </w:r>
      <w:r w:rsidR="00372EDE">
        <w:rPr>
          <w:b/>
        </w:rPr>
        <w:t xml:space="preserve"> para aquisição de dados</w:t>
      </w:r>
    </w:p>
    <w:p w14:paraId="6416E91B" w14:textId="77777777" w:rsidR="00861AD7" w:rsidRDefault="00CA18BE" w:rsidP="00CE29A1">
      <w:pPr>
        <w:ind w:firstLine="0"/>
        <w:jc w:val="center"/>
      </w:pPr>
      <w:r>
        <w:rPr>
          <w:noProof/>
        </w:rPr>
        <w:drawing>
          <wp:inline distT="0" distB="0" distL="0" distR="0" wp14:anchorId="133AF650" wp14:editId="5808258A">
            <wp:extent cx="2695575" cy="2019300"/>
            <wp:effectExtent l="0" t="0" r="9525" b="0"/>
            <wp:docPr id="25" name="Imagem 4" descr="imagem modul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m modulop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5575" cy="2019300"/>
                    </a:xfrm>
                    <a:prstGeom prst="rect">
                      <a:avLst/>
                    </a:prstGeom>
                    <a:noFill/>
                    <a:ln>
                      <a:noFill/>
                    </a:ln>
                  </pic:spPr>
                </pic:pic>
              </a:graphicData>
            </a:graphic>
          </wp:inline>
        </w:drawing>
      </w:r>
    </w:p>
    <w:p w14:paraId="5DF9A59F" w14:textId="77777777" w:rsidR="00CE29A1" w:rsidRPr="003F7253" w:rsidRDefault="00CE29A1" w:rsidP="0066594A">
      <w:pPr>
        <w:autoSpaceDE w:val="0"/>
        <w:autoSpaceDN w:val="0"/>
        <w:adjustRightInd w:val="0"/>
      </w:pPr>
      <w:r w:rsidRPr="008D7022">
        <w:t>Fonte:</w:t>
      </w:r>
      <w:r w:rsidR="00854934" w:rsidRPr="008D7022">
        <w:t xml:space="preserve"> Adaptada de</w:t>
      </w:r>
      <w:r w:rsidRPr="008D7022">
        <w:t xml:space="preserve"> </w:t>
      </w:r>
      <w:r w:rsidR="00854934" w:rsidRPr="008D7022">
        <w:t>f</w:t>
      </w:r>
      <w:r w:rsidRPr="008D7022">
        <w:t>oto tirada em laboratório</w:t>
      </w:r>
      <w:r w:rsidR="00A60D89" w:rsidRPr="008D7022">
        <w:t xml:space="preserve"> no INPE</w:t>
      </w:r>
    </w:p>
    <w:p w14:paraId="4D53A56B" w14:textId="77777777" w:rsidR="00E43E78" w:rsidRPr="00E43E78" w:rsidRDefault="00B50B12" w:rsidP="00E43E78">
      <w:pPr>
        <w:pStyle w:val="Ttulo2"/>
      </w:pPr>
      <w:bookmarkStart w:id="390" w:name="_Toc438245121"/>
      <w:bookmarkStart w:id="391" w:name="_Toc500174835"/>
      <w:r>
        <w:lastRenderedPageBreak/>
        <w:t>Tecnologias Utilizadas</w:t>
      </w:r>
      <w:bookmarkEnd w:id="390"/>
      <w:r w:rsidR="0007065D">
        <w:t xml:space="preserve"> no desenvolvimento</w:t>
      </w:r>
      <w:bookmarkEnd w:id="391"/>
    </w:p>
    <w:p w14:paraId="1CFDDFDA" w14:textId="797AD3CA" w:rsidR="00E9669D" w:rsidRDefault="00E33254" w:rsidP="00E9669D">
      <w:r>
        <w:t>As tecnologias utilizadas para o desenvolvimento do programa foram o LabVIE</w:t>
      </w:r>
      <w:r w:rsidR="00C7401E">
        <w:t>W</w:t>
      </w:r>
      <w:r>
        <w:t>, versão 2012 e a linguagem C, versão C1X. Nas sub sessões abixo são dados detalhes delas.</w:t>
      </w:r>
    </w:p>
    <w:p w14:paraId="528169D6" w14:textId="6CEBFB01" w:rsidR="00E9669D" w:rsidRPr="00F25D58" w:rsidRDefault="00F25D58" w:rsidP="00F25D58">
      <w:pPr>
        <w:autoSpaceDE w:val="0"/>
        <w:autoSpaceDN w:val="0"/>
        <w:adjustRightInd w:val="0"/>
        <w:jc w:val="center"/>
        <w:rPr>
          <w:b/>
        </w:rPr>
      </w:pPr>
      <w:r>
        <w:rPr>
          <w:b/>
        </w:rPr>
        <w:t xml:space="preserve">Tabela </w:t>
      </w:r>
      <w:r w:rsidR="004F5D88" w:rsidRPr="004F5D88">
        <w:rPr>
          <w:b/>
        </w:rPr>
        <w:t>1</w:t>
      </w:r>
      <w:r w:rsidRPr="00CC3DC0">
        <w:rPr>
          <w:b/>
        </w:rPr>
        <w:t xml:space="preserve"> – </w:t>
      </w:r>
      <w:r>
        <w:rPr>
          <w:b/>
        </w:rPr>
        <w:t>Tecnologias usadas para desenvolver o pr</w:t>
      </w:r>
      <w:r w:rsidR="00E33254">
        <w:rPr>
          <w:b/>
        </w:rPr>
        <w:t>o</w:t>
      </w:r>
      <w:r>
        <w:rPr>
          <w:b/>
        </w:rPr>
        <w:t>grama</w:t>
      </w:r>
    </w:p>
    <w:tbl>
      <w:tblPr>
        <w:tblStyle w:val="Tabelacomgrade"/>
        <w:tblW w:w="0" w:type="auto"/>
        <w:tblLook w:val="04A0" w:firstRow="1" w:lastRow="0" w:firstColumn="1" w:lastColumn="0" w:noHBand="0" w:noVBand="1"/>
      </w:tblPr>
      <w:tblGrid>
        <w:gridCol w:w="4247"/>
        <w:gridCol w:w="4247"/>
      </w:tblGrid>
      <w:tr w:rsidR="00663B02" w:rsidRPr="00E62C68" w14:paraId="7F44AA0F" w14:textId="77777777" w:rsidTr="00544D34">
        <w:tc>
          <w:tcPr>
            <w:tcW w:w="4247" w:type="dxa"/>
            <w:shd w:val="clear" w:color="auto" w:fill="BFBFBF" w:themeFill="background1" w:themeFillShade="BF"/>
          </w:tcPr>
          <w:p w14:paraId="49C6270F" w14:textId="77777777" w:rsidR="00663B02" w:rsidRPr="00E62C68" w:rsidRDefault="00663B02" w:rsidP="00544D34">
            <w:pPr>
              <w:autoSpaceDE w:val="0"/>
              <w:autoSpaceDN w:val="0"/>
              <w:adjustRightInd w:val="0"/>
              <w:jc w:val="center"/>
            </w:pPr>
            <w:bookmarkStart w:id="392" w:name="_Toc438241742"/>
            <w:bookmarkStart w:id="393" w:name="_Toc438245122"/>
            <w:bookmarkEnd w:id="392"/>
            <w:r w:rsidRPr="00E62C68">
              <w:t>Nome</w:t>
            </w:r>
          </w:p>
        </w:tc>
        <w:tc>
          <w:tcPr>
            <w:tcW w:w="4247" w:type="dxa"/>
            <w:shd w:val="clear" w:color="auto" w:fill="BFBFBF" w:themeFill="background1" w:themeFillShade="BF"/>
          </w:tcPr>
          <w:p w14:paraId="51D54F01" w14:textId="77777777" w:rsidR="00663B02" w:rsidRPr="00E62C68" w:rsidRDefault="00663B02" w:rsidP="00544D34">
            <w:pPr>
              <w:autoSpaceDE w:val="0"/>
              <w:autoSpaceDN w:val="0"/>
              <w:adjustRightInd w:val="0"/>
              <w:jc w:val="center"/>
            </w:pPr>
            <w:r w:rsidRPr="00E62C68">
              <w:t>Versão</w:t>
            </w:r>
          </w:p>
        </w:tc>
      </w:tr>
      <w:tr w:rsidR="00663B02" w:rsidRPr="00E62C68" w14:paraId="100322E2" w14:textId="77777777" w:rsidTr="00544D34">
        <w:tc>
          <w:tcPr>
            <w:tcW w:w="4247" w:type="dxa"/>
          </w:tcPr>
          <w:p w14:paraId="083CF358" w14:textId="77777777" w:rsidR="00663B02" w:rsidRPr="00E62C68" w:rsidRDefault="00663B02" w:rsidP="00544D34">
            <w:pPr>
              <w:autoSpaceDE w:val="0"/>
              <w:autoSpaceDN w:val="0"/>
              <w:adjustRightInd w:val="0"/>
              <w:jc w:val="center"/>
            </w:pPr>
            <w:r>
              <w:t>LabVIEW</w:t>
            </w:r>
          </w:p>
        </w:tc>
        <w:tc>
          <w:tcPr>
            <w:tcW w:w="4247" w:type="dxa"/>
          </w:tcPr>
          <w:p w14:paraId="25502E0B" w14:textId="77777777" w:rsidR="00663B02" w:rsidRPr="00E62C68" w:rsidRDefault="00663B02" w:rsidP="00544D34">
            <w:pPr>
              <w:autoSpaceDE w:val="0"/>
              <w:autoSpaceDN w:val="0"/>
              <w:adjustRightInd w:val="0"/>
              <w:jc w:val="center"/>
            </w:pPr>
            <w:r w:rsidRPr="00E62C68">
              <w:t>2012</w:t>
            </w:r>
          </w:p>
        </w:tc>
      </w:tr>
      <w:tr w:rsidR="00663B02" w:rsidRPr="00E62C68" w14:paraId="4D43357B" w14:textId="77777777" w:rsidTr="00544D34">
        <w:tc>
          <w:tcPr>
            <w:tcW w:w="4247" w:type="dxa"/>
          </w:tcPr>
          <w:p w14:paraId="635DE522" w14:textId="77777777" w:rsidR="00663B02" w:rsidRPr="00E62C68" w:rsidRDefault="00663B02" w:rsidP="00544D34">
            <w:pPr>
              <w:autoSpaceDE w:val="0"/>
              <w:autoSpaceDN w:val="0"/>
              <w:adjustRightInd w:val="0"/>
              <w:jc w:val="center"/>
            </w:pPr>
            <w:r w:rsidRPr="00E62C68">
              <w:t>Linguagem C</w:t>
            </w:r>
          </w:p>
        </w:tc>
        <w:tc>
          <w:tcPr>
            <w:tcW w:w="4247" w:type="dxa"/>
          </w:tcPr>
          <w:p w14:paraId="242C2990" w14:textId="77777777" w:rsidR="00663B02" w:rsidRPr="00E62C68" w:rsidRDefault="00663B02" w:rsidP="00544D34">
            <w:pPr>
              <w:autoSpaceDE w:val="0"/>
              <w:autoSpaceDN w:val="0"/>
              <w:adjustRightInd w:val="0"/>
              <w:jc w:val="center"/>
            </w:pPr>
            <w:r>
              <w:t>C1X</w:t>
            </w:r>
          </w:p>
        </w:tc>
      </w:tr>
    </w:tbl>
    <w:p w14:paraId="2667840E" w14:textId="77777777" w:rsidR="00663B02" w:rsidRPr="00A842BA" w:rsidRDefault="00663B02" w:rsidP="00A842BA">
      <w:pPr>
        <w:autoSpaceDE w:val="0"/>
        <w:autoSpaceDN w:val="0"/>
        <w:adjustRightInd w:val="0"/>
        <w:ind w:firstLine="0"/>
        <w:rPr>
          <w:shd w:val="clear" w:color="auto" w:fill="FFFFFF"/>
        </w:rPr>
      </w:pPr>
    </w:p>
    <w:p w14:paraId="6C41D4CA" w14:textId="77777777" w:rsidR="008C5511" w:rsidRDefault="00A842BA" w:rsidP="005207D2">
      <w:pPr>
        <w:pStyle w:val="Ttulo3"/>
        <w:spacing w:after="120" w:line="360" w:lineRule="auto"/>
        <w:rPr>
          <w:color w:val="auto"/>
        </w:rPr>
      </w:pPr>
      <w:bookmarkStart w:id="394" w:name="_Toc500174836"/>
      <w:bookmarkEnd w:id="393"/>
      <w:r w:rsidRPr="00A842BA">
        <w:rPr>
          <w:color w:val="auto"/>
        </w:rPr>
        <w:t>LabVIEW</w:t>
      </w:r>
      <w:bookmarkEnd w:id="394"/>
    </w:p>
    <w:p w14:paraId="2A52BC6B" w14:textId="44785926" w:rsidR="00A842BA" w:rsidRPr="00A842BA" w:rsidRDefault="00A842BA" w:rsidP="00E33254">
      <w:r w:rsidRPr="00D26E0E">
        <w:rPr>
          <w:shd w:val="clear" w:color="auto" w:fill="FFFFFF"/>
        </w:rPr>
        <w:t xml:space="preserve">O </w:t>
      </w:r>
      <w:r w:rsidRPr="00D26E0E">
        <w:rPr>
          <w:i/>
          <w:shd w:val="clear" w:color="auto" w:fill="FFFFFF"/>
        </w:rPr>
        <w:t>LabVIEW</w:t>
      </w:r>
      <w:r w:rsidRPr="00D26E0E">
        <w:rPr>
          <w:shd w:val="clear" w:color="auto" w:fill="FFFFFF"/>
        </w:rPr>
        <w:t xml:space="preserve"> é um ambiente de desenvolvimento integrado, criado especificamente para engenheiros e cientistas. O LabVIEW é baseado na linguagem de programação gráfica G, que utiliza um modelo de fluxo de dados em vez de uma sequência de linhas de texto.</w:t>
      </w:r>
      <w:r w:rsidR="00E33254">
        <w:rPr>
          <w:shd w:val="clear" w:color="auto" w:fill="FFFFFF"/>
        </w:rPr>
        <w:t xml:space="preserve"> </w:t>
      </w:r>
      <w:r w:rsidR="005506C8">
        <w:rPr>
          <w:shd w:val="clear" w:color="auto" w:fill="FFFFFF"/>
        </w:rPr>
        <w:t>É uma ferramenta utilizada especificamente para medições, testes e controle, com acesso rápido e fácil ao hardware e as informações obtidas através das aquisições de dados. O ambiente consiste em dois ambientes de desenvolvimento: Painel frontal, onde o profissional desenvolve a interface do programa;</w:t>
      </w:r>
      <w:r w:rsidR="00E33254">
        <w:rPr>
          <w:shd w:val="clear" w:color="auto" w:fill="FFFFFF"/>
        </w:rPr>
        <w:t xml:space="preserve"> e o</w:t>
      </w:r>
      <w:r w:rsidR="005506C8">
        <w:rPr>
          <w:shd w:val="clear" w:color="auto" w:fill="FFFFFF"/>
        </w:rPr>
        <w:t xml:space="preserve"> Diagrama de blocos, onde é operada a lógica </w:t>
      </w:r>
      <w:r w:rsidR="00D56C2E">
        <w:rPr>
          <w:shd w:val="clear" w:color="auto" w:fill="FFFFFF"/>
        </w:rPr>
        <w:t>de programação através da linguagem gráfica.</w:t>
      </w:r>
    </w:p>
    <w:p w14:paraId="43131529" w14:textId="77777777" w:rsidR="009D3492" w:rsidRPr="00A842BA" w:rsidRDefault="00A842BA" w:rsidP="00A842BA">
      <w:pPr>
        <w:pStyle w:val="Ttulo3"/>
        <w:rPr>
          <w:rFonts w:cs="Times New Roman"/>
          <w:bCs w:val="0"/>
          <w:color w:val="auto"/>
          <w:szCs w:val="24"/>
        </w:rPr>
      </w:pPr>
      <w:bookmarkStart w:id="395" w:name="_Toc500174837"/>
      <w:r w:rsidRPr="00A842BA">
        <w:rPr>
          <w:color w:val="auto"/>
        </w:rPr>
        <w:t>Linguagem C</w:t>
      </w:r>
      <w:bookmarkEnd w:id="395"/>
    </w:p>
    <w:p w14:paraId="4E1F99E3" w14:textId="77777777" w:rsidR="00A842BA" w:rsidDel="00C20916" w:rsidRDefault="00A842BA" w:rsidP="00A842BA">
      <w:pPr>
        <w:rPr>
          <w:del w:id="396" w:author="megacatia@hotmail.com" w:date="2017-12-04T19:18:00Z"/>
        </w:rPr>
      </w:pPr>
      <w:r>
        <w:t xml:space="preserve">A </w:t>
      </w:r>
      <w:r w:rsidRPr="007C075D">
        <w:rPr>
          <w:i/>
        </w:rPr>
        <w:t>linguagem C</w:t>
      </w:r>
      <w:r>
        <w:rPr>
          <w:i/>
        </w:rPr>
        <w:t xml:space="preserve"> </w:t>
      </w:r>
      <w:r>
        <w:t xml:space="preserve">é uma linguagem de programação estruturada que é utilizada para a criação de diversos tipos de softwares como </w:t>
      </w:r>
      <w:r w:rsidRPr="00D45650">
        <w:t xml:space="preserve">sistemas operacionais, aplicativos de todos os tipos, drivers e outros controladores de dispositivos, programar </w:t>
      </w:r>
      <w:r w:rsidR="003F4455" w:rsidRPr="00D45650">
        <w:t>micro controladores</w:t>
      </w:r>
      <w:r w:rsidRPr="00D45650">
        <w:t>, etc.</w:t>
      </w:r>
    </w:p>
    <w:p w14:paraId="5800D33B" w14:textId="77777777" w:rsidR="00E33254" w:rsidRPr="00A842BA" w:rsidRDefault="00E33254" w:rsidP="00C20916">
      <w:pPr>
        <w:pPrChange w:id="397" w:author="megacatia@hotmail.com" w:date="2017-12-04T19:18:00Z">
          <w:pPr/>
        </w:pPrChange>
      </w:pPr>
    </w:p>
    <w:p w14:paraId="2D5F8B0F" w14:textId="0C3958BB" w:rsidR="009D3492" w:rsidRDefault="009D3492" w:rsidP="009D3492">
      <w:pPr>
        <w:pStyle w:val="Ttulo2"/>
      </w:pPr>
      <w:bookmarkStart w:id="398" w:name="_Toc500174838"/>
      <w:r>
        <w:t>Soluções Existentes</w:t>
      </w:r>
      <w:bookmarkEnd w:id="398"/>
    </w:p>
    <w:p w14:paraId="0849CA76" w14:textId="5FEF02C0" w:rsidR="00AA28E4" w:rsidRDefault="00CB1519" w:rsidP="00E33254">
      <w:pPr>
        <w:rPr>
          <w:color w:val="000000" w:themeColor="text1"/>
        </w:rPr>
      </w:pPr>
      <w:r>
        <w:rPr>
          <w:color w:val="000000" w:themeColor="text1"/>
        </w:rPr>
        <w:t>Nos dias de hoje, já existem outros sistemas de medição de células solares que contam com programas que realiz</w:t>
      </w:r>
      <w:r w:rsidR="00F34F95">
        <w:rPr>
          <w:color w:val="000000" w:themeColor="text1"/>
        </w:rPr>
        <w:t>am a caracterização das mesmas, como</w:t>
      </w:r>
      <w:r w:rsidR="004C664B">
        <w:rPr>
          <w:color w:val="000000" w:themeColor="text1"/>
        </w:rPr>
        <w:t xml:space="preserve"> o trabalho de</w:t>
      </w:r>
      <w:r w:rsidR="00F34F95">
        <w:rPr>
          <w:color w:val="000000" w:themeColor="text1"/>
        </w:rPr>
        <w:t xml:space="preserve"> </w:t>
      </w:r>
      <w:r w:rsidR="00E33254">
        <w:rPr>
          <w:color w:val="000000" w:themeColor="text1"/>
        </w:rPr>
        <w:t xml:space="preserve">Eberhart, et al. (2007) </w:t>
      </w:r>
      <w:r w:rsidR="004C664B">
        <w:rPr>
          <w:color w:val="000000" w:themeColor="text1"/>
        </w:rPr>
        <w:t xml:space="preserve">que descreve como </w:t>
      </w:r>
      <w:r w:rsidR="00AA28E4">
        <w:rPr>
          <w:color w:val="000000" w:themeColor="text1"/>
        </w:rPr>
        <w:t>desenvolveu um sistema completo para caracterização de células solares.</w:t>
      </w:r>
      <w:r w:rsidR="00E33254">
        <w:rPr>
          <w:color w:val="000000" w:themeColor="text1"/>
        </w:rPr>
        <w:t xml:space="preserve"> </w:t>
      </w:r>
      <w:r w:rsidR="00AA28E4">
        <w:rPr>
          <w:color w:val="000000" w:themeColor="text1"/>
        </w:rPr>
        <w:t xml:space="preserve">No entanto, mesmo que existam outros softwares que apresentem a mesma solução </w:t>
      </w:r>
      <w:r w:rsidR="00AA28E4">
        <w:rPr>
          <w:color w:val="000000" w:themeColor="text1"/>
        </w:rPr>
        <w:lastRenderedPageBreak/>
        <w:t>deste tra</w:t>
      </w:r>
      <w:r w:rsidR="00784C15">
        <w:rPr>
          <w:color w:val="000000" w:themeColor="text1"/>
        </w:rPr>
        <w:t>balho, seria muito complicado</w:t>
      </w:r>
      <w:r w:rsidR="00AA28E4">
        <w:rPr>
          <w:color w:val="000000" w:themeColor="text1"/>
        </w:rPr>
        <w:t xml:space="preserve"> unificar outros programas ao sistema de medição do INPE pois o hardware é muito específico para cada sistema</w:t>
      </w:r>
      <w:r w:rsidR="00CD4AEF">
        <w:rPr>
          <w:color w:val="000000" w:themeColor="text1"/>
        </w:rPr>
        <w:t>, o que causaria muitos problemas para juntar as duas partes (software e hardware).</w:t>
      </w:r>
    </w:p>
    <w:p w14:paraId="11E8BC67" w14:textId="77777777" w:rsidR="00CD4AEF" w:rsidRPr="00CB1519" w:rsidRDefault="00CD4AEF" w:rsidP="00CB1519">
      <w:pPr>
        <w:rPr>
          <w:color w:val="000000" w:themeColor="text1"/>
        </w:rPr>
      </w:pPr>
      <w:r>
        <w:rPr>
          <w:color w:val="000000" w:themeColor="text1"/>
        </w:rPr>
        <w:t>Sendo assim, foi decidido que desenvolver um programa seria mais eficaz e atenderia especificamente</w:t>
      </w:r>
      <w:r w:rsidR="00784C15">
        <w:rPr>
          <w:color w:val="000000" w:themeColor="text1"/>
        </w:rPr>
        <w:t xml:space="preserve"> a</w:t>
      </w:r>
      <w:r>
        <w:rPr>
          <w:color w:val="000000" w:themeColor="text1"/>
        </w:rPr>
        <w:t xml:space="preserve"> todos os requisitos necessários para o usuário</w:t>
      </w:r>
      <w:r w:rsidR="00745A2E">
        <w:rPr>
          <w:color w:val="000000" w:themeColor="text1"/>
        </w:rPr>
        <w:t>.</w:t>
      </w:r>
    </w:p>
    <w:p w14:paraId="2890835A" w14:textId="77777777" w:rsidR="0028235E" w:rsidRDefault="0028235E" w:rsidP="0028235E">
      <w:pPr>
        <w:pStyle w:val="Ttulo2"/>
      </w:pPr>
      <w:bookmarkStart w:id="399" w:name="_Toc500174839"/>
      <w:r>
        <w:t>Levantamento de Requisitos</w:t>
      </w:r>
      <w:bookmarkEnd w:id="399"/>
    </w:p>
    <w:p w14:paraId="4B0BD58F" w14:textId="77777777" w:rsidR="0028235E" w:rsidRPr="00523AFD" w:rsidRDefault="0028235E" w:rsidP="0028235E">
      <w:r w:rsidRPr="008D7022">
        <w:t xml:space="preserve">Esta seção apresenta o levantamento de requisitos </w:t>
      </w:r>
      <w:r w:rsidR="00410A23" w:rsidRPr="008D7022">
        <w:t>para o desenvolvimento do programa.</w:t>
      </w:r>
    </w:p>
    <w:p w14:paraId="200C9BD4" w14:textId="77777777" w:rsidR="009C75B3" w:rsidRPr="00D11536" w:rsidRDefault="0028235E" w:rsidP="00D11536">
      <w:pPr>
        <w:pStyle w:val="Ttulo3"/>
      </w:pPr>
      <w:bookmarkStart w:id="400" w:name="_Toc500174840"/>
      <w:r>
        <w:t>Metodologia Utilizada</w:t>
      </w:r>
      <w:bookmarkEnd w:id="400"/>
    </w:p>
    <w:p w14:paraId="1EC2D56E" w14:textId="3CE571D2" w:rsidR="00372CD9" w:rsidRPr="003979D3" w:rsidRDefault="003979D3" w:rsidP="0028235E">
      <w:r>
        <w:t xml:space="preserve">Os requisitos foram coletados juntamente com o desenvolvimento do software, </w:t>
      </w:r>
      <w:r w:rsidR="00410AC8">
        <w:t>à</w:t>
      </w:r>
      <w:r>
        <w:t xml:space="preserve"> medida que as necessidades surgiam. Uma breve discussão sobre os funcionamentos era feita assim que uma funcionalidade era implementada</w:t>
      </w:r>
      <w:r w:rsidR="00E33254">
        <w:t xml:space="preserve"> no programa</w:t>
      </w:r>
      <w:r>
        <w:t>.</w:t>
      </w:r>
    </w:p>
    <w:p w14:paraId="3382A664" w14:textId="77777777" w:rsidR="0028235E" w:rsidRDefault="0028235E" w:rsidP="0028235E">
      <w:pPr>
        <w:pStyle w:val="Ttulo3"/>
      </w:pPr>
      <w:bookmarkStart w:id="401" w:name="_Toc500174841"/>
      <w:r>
        <w:t>Requisitos Funcionais</w:t>
      </w:r>
      <w:bookmarkEnd w:id="401"/>
    </w:p>
    <w:p w14:paraId="36362478" w14:textId="0B7FC87C" w:rsidR="00A550E0" w:rsidDel="00C20916" w:rsidRDefault="00E33254" w:rsidP="00A550E0">
      <w:pPr>
        <w:rPr>
          <w:del w:id="402" w:author="megacatia@hotmail.com" w:date="2017-12-04T19:18:00Z"/>
        </w:rPr>
      </w:pPr>
      <w:r>
        <w:t>Os</w:t>
      </w:r>
      <w:r w:rsidR="00A550E0">
        <w:t xml:space="preserve"> r</w:t>
      </w:r>
      <w:r w:rsidR="00410A23">
        <w:t xml:space="preserve">equisitos funcionais </w:t>
      </w:r>
      <w:r w:rsidR="008737B3">
        <w:t>levantados são</w:t>
      </w:r>
      <w:r>
        <w:t xml:space="preserve"> </w:t>
      </w:r>
      <w:r w:rsidR="00410A23">
        <w:t xml:space="preserve">apresentados em </w:t>
      </w:r>
      <w:r>
        <w:t xml:space="preserve">forma de </w:t>
      </w:r>
      <w:r w:rsidR="00410A23">
        <w:t>casos de uso</w:t>
      </w:r>
      <w:r>
        <w:t xml:space="preserve"> e encontram-se na Figura 5 abaixo</w:t>
      </w:r>
      <w:r w:rsidR="00410A23">
        <w:t>.</w:t>
      </w:r>
      <w:r>
        <w:t xml:space="preserve"> A descrição d</w:t>
      </w:r>
      <w:r w:rsidR="00605674">
        <w:t>o</w:t>
      </w:r>
      <w:r>
        <w:t xml:space="preserve"> caso de uso </w:t>
      </w:r>
      <w:r w:rsidR="00605674">
        <w:t>Realizar Medição, Print da Tela, Encerrar Medição, Corrigir Curva IxV, e Encerrar Programa são encontradas nas Tabelas 2, 3, 4, 5 e 6, respectivamente.</w:t>
      </w:r>
    </w:p>
    <w:p w14:paraId="5621D6C6" w14:textId="77777777" w:rsidR="00EB2C64" w:rsidRDefault="00EB2C64" w:rsidP="00C20916">
      <w:pPr>
        <w:pPrChange w:id="403" w:author="megacatia@hotmail.com" w:date="2017-12-04T19:18:00Z">
          <w:pPr>
            <w:ind w:firstLine="0"/>
          </w:pPr>
        </w:pPrChange>
      </w:pPr>
    </w:p>
    <w:p w14:paraId="5CD09FAB" w14:textId="77777777" w:rsidR="00A550E0" w:rsidRDefault="00F25D58" w:rsidP="00A550E0">
      <w:pPr>
        <w:autoSpaceDE w:val="0"/>
        <w:autoSpaceDN w:val="0"/>
        <w:adjustRightInd w:val="0"/>
        <w:jc w:val="center"/>
        <w:rPr>
          <w:b/>
        </w:rPr>
      </w:pPr>
      <w:r>
        <w:rPr>
          <w:b/>
        </w:rPr>
        <w:t xml:space="preserve">Figura </w:t>
      </w:r>
      <w:r w:rsidR="006A5128">
        <w:rPr>
          <w:b/>
        </w:rPr>
        <w:t>5</w:t>
      </w:r>
      <w:r w:rsidR="00A550E0">
        <w:rPr>
          <w:b/>
        </w:rPr>
        <w:t xml:space="preserve"> – Diagrama de Caso de Uso</w:t>
      </w:r>
    </w:p>
    <w:p w14:paraId="4A8A499F" w14:textId="77777777" w:rsidR="00A550E0" w:rsidRDefault="00A550E0" w:rsidP="00A550E0">
      <w:pPr>
        <w:autoSpaceDE w:val="0"/>
        <w:autoSpaceDN w:val="0"/>
        <w:adjustRightInd w:val="0"/>
        <w:jc w:val="center"/>
      </w:pPr>
      <w:r>
        <w:rPr>
          <w:noProof/>
          <w:shd w:val="clear" w:color="auto" w:fill="FFFFFF"/>
        </w:rPr>
        <w:drawing>
          <wp:inline distT="0" distB="0" distL="0" distR="0" wp14:anchorId="4B950E1A" wp14:editId="6D9B883D">
            <wp:extent cx="1763689" cy="2314575"/>
            <wp:effectExtent l="0" t="0" r="825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ri\AppData\Local\Microsoft\Windows\INetCache\Content.Word\Caso de Uso.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812663" cy="2378846"/>
                    </a:xfrm>
                    <a:prstGeom prst="rect">
                      <a:avLst/>
                    </a:prstGeom>
                    <a:noFill/>
                    <a:ln>
                      <a:noFill/>
                    </a:ln>
                  </pic:spPr>
                </pic:pic>
              </a:graphicData>
            </a:graphic>
          </wp:inline>
        </w:drawing>
      </w:r>
    </w:p>
    <w:p w14:paraId="3637452F" w14:textId="77777777" w:rsidR="009C75B3" w:rsidRPr="009C75B3" w:rsidRDefault="00A550E0" w:rsidP="002E0890">
      <w:pPr>
        <w:autoSpaceDE w:val="0"/>
        <w:autoSpaceDN w:val="0"/>
        <w:adjustRightInd w:val="0"/>
      </w:pPr>
      <w:r>
        <w:t>Fonte: Elaborada</w:t>
      </w:r>
      <w:r w:rsidR="002E0890">
        <w:t xml:space="preserve"> pelo autor</w:t>
      </w:r>
    </w:p>
    <w:p w14:paraId="3EA38EAC" w14:textId="77777777" w:rsidR="007D4886" w:rsidRPr="00CC3DC0" w:rsidRDefault="00F25D58" w:rsidP="007D4886">
      <w:pPr>
        <w:autoSpaceDE w:val="0"/>
        <w:autoSpaceDN w:val="0"/>
        <w:adjustRightInd w:val="0"/>
        <w:jc w:val="center"/>
        <w:rPr>
          <w:b/>
        </w:rPr>
      </w:pPr>
      <w:r>
        <w:rPr>
          <w:b/>
        </w:rPr>
        <w:lastRenderedPageBreak/>
        <w:t xml:space="preserve">Tabela </w:t>
      </w:r>
      <w:r w:rsidR="004F5D88">
        <w:rPr>
          <w:b/>
        </w:rPr>
        <w:t>2</w:t>
      </w:r>
      <w:r w:rsidR="007D4886" w:rsidRPr="00CC3DC0">
        <w:rPr>
          <w:b/>
        </w:rPr>
        <w:t xml:space="preserve"> – Caso de Uso Realizar Medição</w:t>
      </w:r>
    </w:p>
    <w:tbl>
      <w:tblPr>
        <w:tblStyle w:val="Tabelacomgrade"/>
        <w:tblW w:w="0" w:type="auto"/>
        <w:tblLook w:val="04A0" w:firstRow="1" w:lastRow="0" w:firstColumn="1" w:lastColumn="0" w:noHBand="0" w:noVBand="1"/>
      </w:tblPr>
      <w:tblGrid>
        <w:gridCol w:w="2689"/>
        <w:gridCol w:w="5805"/>
      </w:tblGrid>
      <w:tr w:rsidR="007D4886" w14:paraId="3B138296" w14:textId="77777777" w:rsidTr="00544D34">
        <w:tc>
          <w:tcPr>
            <w:tcW w:w="2689" w:type="dxa"/>
            <w:shd w:val="clear" w:color="auto" w:fill="BFBFBF" w:themeFill="background1" w:themeFillShade="BF"/>
          </w:tcPr>
          <w:p w14:paraId="23A53AE6" w14:textId="77777777" w:rsidR="007D4886" w:rsidRDefault="007D4886" w:rsidP="007D4886">
            <w:pPr>
              <w:autoSpaceDE w:val="0"/>
              <w:autoSpaceDN w:val="0"/>
              <w:adjustRightInd w:val="0"/>
              <w:ind w:firstLine="0"/>
              <w:jc w:val="left"/>
            </w:pPr>
            <w:r>
              <w:t>Nome do Caso de Uso</w:t>
            </w:r>
          </w:p>
        </w:tc>
        <w:tc>
          <w:tcPr>
            <w:tcW w:w="5805" w:type="dxa"/>
          </w:tcPr>
          <w:p w14:paraId="14D14367" w14:textId="77777777" w:rsidR="007D4886" w:rsidRDefault="007D4886" w:rsidP="007D4886">
            <w:pPr>
              <w:autoSpaceDE w:val="0"/>
              <w:autoSpaceDN w:val="0"/>
              <w:adjustRightInd w:val="0"/>
              <w:ind w:firstLine="0"/>
              <w:jc w:val="left"/>
            </w:pPr>
            <w:r>
              <w:t>Realizar Medição</w:t>
            </w:r>
          </w:p>
        </w:tc>
      </w:tr>
      <w:tr w:rsidR="007D4886" w14:paraId="671CDCAB" w14:textId="77777777" w:rsidTr="00544D34">
        <w:tc>
          <w:tcPr>
            <w:tcW w:w="2689" w:type="dxa"/>
            <w:shd w:val="clear" w:color="auto" w:fill="BFBFBF" w:themeFill="background1" w:themeFillShade="BF"/>
          </w:tcPr>
          <w:p w14:paraId="768588DC" w14:textId="77777777" w:rsidR="007D4886" w:rsidRDefault="007D4886" w:rsidP="007D4886">
            <w:pPr>
              <w:autoSpaceDE w:val="0"/>
              <w:autoSpaceDN w:val="0"/>
              <w:adjustRightInd w:val="0"/>
              <w:ind w:firstLine="0"/>
              <w:jc w:val="left"/>
            </w:pPr>
            <w:r>
              <w:t>Ator Principal</w:t>
            </w:r>
          </w:p>
        </w:tc>
        <w:tc>
          <w:tcPr>
            <w:tcW w:w="5805" w:type="dxa"/>
          </w:tcPr>
          <w:p w14:paraId="7BE04DFD" w14:textId="77777777" w:rsidR="007D4886" w:rsidRDefault="007D4886" w:rsidP="007D4886">
            <w:pPr>
              <w:autoSpaceDE w:val="0"/>
              <w:autoSpaceDN w:val="0"/>
              <w:adjustRightInd w:val="0"/>
              <w:ind w:firstLine="0"/>
              <w:jc w:val="left"/>
            </w:pPr>
            <w:r>
              <w:t>Pesquisadores</w:t>
            </w:r>
          </w:p>
        </w:tc>
      </w:tr>
      <w:tr w:rsidR="007D4886" w14:paraId="4AB6CB9E" w14:textId="77777777" w:rsidTr="00544D34">
        <w:tc>
          <w:tcPr>
            <w:tcW w:w="2689" w:type="dxa"/>
            <w:shd w:val="clear" w:color="auto" w:fill="BFBFBF" w:themeFill="background1" w:themeFillShade="BF"/>
          </w:tcPr>
          <w:p w14:paraId="594A6C67" w14:textId="77777777" w:rsidR="007D4886" w:rsidRDefault="007D4886" w:rsidP="007D4886">
            <w:pPr>
              <w:autoSpaceDE w:val="0"/>
              <w:autoSpaceDN w:val="0"/>
              <w:adjustRightInd w:val="0"/>
              <w:ind w:firstLine="0"/>
              <w:jc w:val="left"/>
            </w:pPr>
            <w:r>
              <w:t>R</w:t>
            </w:r>
            <w:r w:rsidRPr="00E65D25">
              <w:rPr>
                <w:shd w:val="clear" w:color="auto" w:fill="BFBFBF" w:themeFill="background1" w:themeFillShade="BF"/>
              </w:rPr>
              <w:t>esumo</w:t>
            </w:r>
          </w:p>
        </w:tc>
        <w:tc>
          <w:tcPr>
            <w:tcW w:w="5805" w:type="dxa"/>
          </w:tcPr>
          <w:p w14:paraId="172D94EB" w14:textId="77777777" w:rsidR="007D4886" w:rsidRDefault="007D4886" w:rsidP="007D4886">
            <w:pPr>
              <w:autoSpaceDE w:val="0"/>
              <w:autoSpaceDN w:val="0"/>
              <w:adjustRightInd w:val="0"/>
              <w:ind w:firstLine="0"/>
              <w:jc w:val="left"/>
            </w:pPr>
            <w:r>
              <w:t>Este caso de uso descreve as etapas percorridas pelo usuário para realizar uma medição no programa</w:t>
            </w:r>
            <w:r w:rsidR="00633CBF">
              <w:t>.</w:t>
            </w:r>
          </w:p>
        </w:tc>
      </w:tr>
      <w:tr w:rsidR="007D4886" w14:paraId="3FAB7BB3" w14:textId="77777777" w:rsidTr="00544D34">
        <w:tc>
          <w:tcPr>
            <w:tcW w:w="2689" w:type="dxa"/>
            <w:shd w:val="clear" w:color="auto" w:fill="BFBFBF" w:themeFill="background1" w:themeFillShade="BF"/>
          </w:tcPr>
          <w:p w14:paraId="61AE5AD7" w14:textId="77777777" w:rsidR="007D4886" w:rsidRDefault="007D4886" w:rsidP="007D4886">
            <w:pPr>
              <w:autoSpaceDE w:val="0"/>
              <w:autoSpaceDN w:val="0"/>
              <w:adjustRightInd w:val="0"/>
              <w:ind w:firstLine="0"/>
              <w:jc w:val="left"/>
            </w:pPr>
            <w:r>
              <w:t>Pré-Condições</w:t>
            </w:r>
          </w:p>
        </w:tc>
        <w:tc>
          <w:tcPr>
            <w:tcW w:w="5805" w:type="dxa"/>
          </w:tcPr>
          <w:p w14:paraId="78DFE044" w14:textId="77777777" w:rsidR="007D4886" w:rsidRDefault="007D4886" w:rsidP="007D4886">
            <w:pPr>
              <w:autoSpaceDE w:val="0"/>
              <w:autoSpaceDN w:val="0"/>
              <w:adjustRightInd w:val="0"/>
              <w:ind w:firstLine="0"/>
              <w:jc w:val="left"/>
            </w:pPr>
            <w:r>
              <w:t>A Fonte de Tensão e Corrente, o Simulador Solar e os módulos de medição deverão estar ligados.</w:t>
            </w:r>
          </w:p>
        </w:tc>
      </w:tr>
      <w:tr w:rsidR="007D4886" w14:paraId="3AC58BF9" w14:textId="77777777" w:rsidTr="00544D34">
        <w:tc>
          <w:tcPr>
            <w:tcW w:w="8494" w:type="dxa"/>
            <w:gridSpan w:val="2"/>
            <w:shd w:val="clear" w:color="auto" w:fill="BFBFBF" w:themeFill="background1" w:themeFillShade="BF"/>
          </w:tcPr>
          <w:p w14:paraId="30B56A8E" w14:textId="77777777" w:rsidR="007D4886" w:rsidRDefault="007D4886" w:rsidP="007D4886">
            <w:pPr>
              <w:autoSpaceDE w:val="0"/>
              <w:autoSpaceDN w:val="0"/>
              <w:adjustRightInd w:val="0"/>
              <w:ind w:firstLine="0"/>
              <w:jc w:val="left"/>
            </w:pPr>
            <w:r>
              <w:t>Fluxo Principal</w:t>
            </w:r>
          </w:p>
        </w:tc>
      </w:tr>
      <w:tr w:rsidR="007D4886" w14:paraId="2A3F8544" w14:textId="77777777" w:rsidTr="00544D34">
        <w:tc>
          <w:tcPr>
            <w:tcW w:w="2689" w:type="dxa"/>
            <w:shd w:val="clear" w:color="auto" w:fill="BFBFBF" w:themeFill="background1" w:themeFillShade="BF"/>
          </w:tcPr>
          <w:p w14:paraId="4797A6C0" w14:textId="77777777" w:rsidR="007D4886" w:rsidRDefault="007D4886" w:rsidP="007D4886">
            <w:pPr>
              <w:autoSpaceDE w:val="0"/>
              <w:autoSpaceDN w:val="0"/>
              <w:adjustRightInd w:val="0"/>
              <w:ind w:firstLine="0"/>
              <w:jc w:val="left"/>
            </w:pPr>
            <w:r>
              <w:t>Ações do Ator</w:t>
            </w:r>
          </w:p>
        </w:tc>
        <w:tc>
          <w:tcPr>
            <w:tcW w:w="5805" w:type="dxa"/>
            <w:shd w:val="clear" w:color="auto" w:fill="BFBFBF" w:themeFill="background1" w:themeFillShade="BF"/>
          </w:tcPr>
          <w:p w14:paraId="1FE4DEAE" w14:textId="77777777" w:rsidR="007D4886" w:rsidRDefault="007D4886" w:rsidP="007D4886">
            <w:pPr>
              <w:autoSpaceDE w:val="0"/>
              <w:autoSpaceDN w:val="0"/>
              <w:adjustRightInd w:val="0"/>
              <w:ind w:firstLine="0"/>
              <w:jc w:val="left"/>
            </w:pPr>
            <w:r>
              <w:t>Ações do Sistema</w:t>
            </w:r>
          </w:p>
        </w:tc>
      </w:tr>
      <w:tr w:rsidR="007D4886" w14:paraId="452A9D8C" w14:textId="77777777" w:rsidTr="00544D34">
        <w:tc>
          <w:tcPr>
            <w:tcW w:w="2689" w:type="dxa"/>
          </w:tcPr>
          <w:p w14:paraId="61E84330" w14:textId="77777777" w:rsidR="007D4886" w:rsidRDefault="007D4886" w:rsidP="007D4886">
            <w:pPr>
              <w:autoSpaceDE w:val="0"/>
              <w:autoSpaceDN w:val="0"/>
              <w:adjustRightInd w:val="0"/>
              <w:ind w:firstLine="0"/>
              <w:jc w:val="left"/>
            </w:pPr>
            <w:r>
              <w:t>1 - Inserir informações necessárias da medição</w:t>
            </w:r>
            <w:r w:rsidR="00633CBF">
              <w:t>.</w:t>
            </w:r>
          </w:p>
        </w:tc>
        <w:tc>
          <w:tcPr>
            <w:tcW w:w="5805" w:type="dxa"/>
          </w:tcPr>
          <w:p w14:paraId="26667F33" w14:textId="77777777" w:rsidR="007D4886" w:rsidRDefault="007D4886" w:rsidP="007D4886">
            <w:pPr>
              <w:autoSpaceDE w:val="0"/>
              <w:autoSpaceDN w:val="0"/>
              <w:adjustRightInd w:val="0"/>
              <w:jc w:val="left"/>
            </w:pPr>
          </w:p>
        </w:tc>
      </w:tr>
      <w:tr w:rsidR="007D4886" w14:paraId="3E59D818" w14:textId="77777777" w:rsidTr="00544D34">
        <w:tc>
          <w:tcPr>
            <w:tcW w:w="2689" w:type="dxa"/>
          </w:tcPr>
          <w:p w14:paraId="0EEACB6B" w14:textId="77777777" w:rsidR="007D4886" w:rsidRDefault="007D4886" w:rsidP="007D4886">
            <w:pPr>
              <w:autoSpaceDE w:val="0"/>
              <w:autoSpaceDN w:val="0"/>
              <w:adjustRightInd w:val="0"/>
              <w:ind w:firstLine="0"/>
              <w:jc w:val="left"/>
            </w:pPr>
            <w:r>
              <w:t>2 - Escolher local do arquivo que será salvo</w:t>
            </w:r>
            <w:r w:rsidR="00633CBF">
              <w:t>.</w:t>
            </w:r>
          </w:p>
        </w:tc>
        <w:tc>
          <w:tcPr>
            <w:tcW w:w="5805" w:type="dxa"/>
          </w:tcPr>
          <w:p w14:paraId="608A8D41" w14:textId="77777777" w:rsidR="007D4886" w:rsidRDefault="007D4886" w:rsidP="007D4886">
            <w:pPr>
              <w:autoSpaceDE w:val="0"/>
              <w:autoSpaceDN w:val="0"/>
              <w:adjustRightInd w:val="0"/>
              <w:jc w:val="left"/>
            </w:pPr>
          </w:p>
        </w:tc>
      </w:tr>
      <w:tr w:rsidR="007D4886" w14:paraId="48CCE28C" w14:textId="77777777" w:rsidTr="00544D34">
        <w:tc>
          <w:tcPr>
            <w:tcW w:w="2689" w:type="dxa"/>
          </w:tcPr>
          <w:p w14:paraId="17C3F6A0" w14:textId="77777777" w:rsidR="007D4886" w:rsidRDefault="007D4886" w:rsidP="007D4886">
            <w:pPr>
              <w:autoSpaceDE w:val="0"/>
              <w:autoSpaceDN w:val="0"/>
              <w:adjustRightInd w:val="0"/>
              <w:ind w:firstLine="0"/>
              <w:jc w:val="left"/>
            </w:pPr>
            <w:r>
              <w:t>3 - Iniciar medição através do botão Start</w:t>
            </w:r>
            <w:r w:rsidR="00633CBF">
              <w:t>.</w:t>
            </w:r>
          </w:p>
        </w:tc>
        <w:tc>
          <w:tcPr>
            <w:tcW w:w="5805" w:type="dxa"/>
          </w:tcPr>
          <w:p w14:paraId="53D90CCC" w14:textId="77777777" w:rsidR="007D4886" w:rsidRDefault="007D4886" w:rsidP="007D4886">
            <w:pPr>
              <w:autoSpaceDE w:val="0"/>
              <w:autoSpaceDN w:val="0"/>
              <w:adjustRightInd w:val="0"/>
              <w:jc w:val="left"/>
            </w:pPr>
          </w:p>
        </w:tc>
      </w:tr>
      <w:tr w:rsidR="00C55125" w14:paraId="027F3355" w14:textId="77777777" w:rsidTr="00544D34">
        <w:tc>
          <w:tcPr>
            <w:tcW w:w="2689" w:type="dxa"/>
          </w:tcPr>
          <w:p w14:paraId="771BF909" w14:textId="77777777" w:rsidR="00C55125" w:rsidRDefault="00C55125" w:rsidP="007D4886">
            <w:pPr>
              <w:autoSpaceDE w:val="0"/>
              <w:autoSpaceDN w:val="0"/>
              <w:adjustRightInd w:val="0"/>
              <w:ind w:firstLine="0"/>
              <w:jc w:val="left"/>
            </w:pPr>
          </w:p>
        </w:tc>
        <w:tc>
          <w:tcPr>
            <w:tcW w:w="5805" w:type="dxa"/>
          </w:tcPr>
          <w:p w14:paraId="072DC8DB" w14:textId="77777777" w:rsidR="00C55125" w:rsidRDefault="00C55125" w:rsidP="00C55125">
            <w:pPr>
              <w:autoSpaceDE w:val="0"/>
              <w:autoSpaceDN w:val="0"/>
              <w:adjustRightInd w:val="0"/>
              <w:ind w:firstLine="0"/>
              <w:jc w:val="left"/>
            </w:pPr>
            <w:r>
              <w:t>4 – Abrir nova Janela com dados em tempo real</w:t>
            </w:r>
            <w:r w:rsidR="00633CBF">
              <w:t>.</w:t>
            </w:r>
          </w:p>
        </w:tc>
      </w:tr>
      <w:tr w:rsidR="007D4886" w14:paraId="5D4D8CCF" w14:textId="77777777" w:rsidTr="00544D34">
        <w:tc>
          <w:tcPr>
            <w:tcW w:w="2689" w:type="dxa"/>
          </w:tcPr>
          <w:p w14:paraId="64E0F913" w14:textId="77777777" w:rsidR="007D4886" w:rsidRDefault="007D4886" w:rsidP="007D4886">
            <w:pPr>
              <w:autoSpaceDE w:val="0"/>
              <w:autoSpaceDN w:val="0"/>
              <w:adjustRightInd w:val="0"/>
              <w:jc w:val="left"/>
            </w:pPr>
          </w:p>
        </w:tc>
        <w:tc>
          <w:tcPr>
            <w:tcW w:w="5805" w:type="dxa"/>
          </w:tcPr>
          <w:p w14:paraId="25C04CC3" w14:textId="77777777" w:rsidR="007D4886" w:rsidRDefault="00C55125" w:rsidP="007D4886">
            <w:pPr>
              <w:autoSpaceDE w:val="0"/>
              <w:autoSpaceDN w:val="0"/>
              <w:adjustRightInd w:val="0"/>
              <w:ind w:firstLine="0"/>
              <w:jc w:val="left"/>
            </w:pPr>
            <w:r>
              <w:t>5</w:t>
            </w:r>
            <w:r w:rsidR="007D4886">
              <w:t xml:space="preserve"> - Set Up da fonte</w:t>
            </w:r>
            <w:r w:rsidR="00633CBF">
              <w:t>.</w:t>
            </w:r>
          </w:p>
        </w:tc>
      </w:tr>
      <w:tr w:rsidR="007D4886" w14:paraId="27D5F95A" w14:textId="77777777" w:rsidTr="00544D34">
        <w:tc>
          <w:tcPr>
            <w:tcW w:w="2689" w:type="dxa"/>
          </w:tcPr>
          <w:p w14:paraId="031FD558" w14:textId="77777777" w:rsidR="007D4886" w:rsidRDefault="007D4886" w:rsidP="007D4886">
            <w:pPr>
              <w:autoSpaceDE w:val="0"/>
              <w:autoSpaceDN w:val="0"/>
              <w:adjustRightInd w:val="0"/>
              <w:jc w:val="left"/>
            </w:pPr>
          </w:p>
        </w:tc>
        <w:tc>
          <w:tcPr>
            <w:tcW w:w="5805" w:type="dxa"/>
          </w:tcPr>
          <w:p w14:paraId="774832E9" w14:textId="77777777" w:rsidR="007D4886" w:rsidRDefault="00C55125" w:rsidP="007D4886">
            <w:pPr>
              <w:autoSpaceDE w:val="0"/>
              <w:autoSpaceDN w:val="0"/>
              <w:adjustRightInd w:val="0"/>
              <w:ind w:firstLine="0"/>
              <w:jc w:val="left"/>
            </w:pPr>
            <w:r>
              <w:t>6</w:t>
            </w:r>
            <w:r w:rsidR="007D4886">
              <w:t xml:space="preserve"> - Aquisição de dados da célula solar</w:t>
            </w:r>
            <w:r w:rsidR="00633CBF">
              <w:t>.</w:t>
            </w:r>
          </w:p>
        </w:tc>
      </w:tr>
      <w:tr w:rsidR="007D4886" w14:paraId="2AD097C0" w14:textId="77777777" w:rsidTr="00544D34">
        <w:tc>
          <w:tcPr>
            <w:tcW w:w="2689" w:type="dxa"/>
          </w:tcPr>
          <w:p w14:paraId="56CBC10B" w14:textId="77777777" w:rsidR="007D4886" w:rsidRDefault="007D4886" w:rsidP="007D4886">
            <w:pPr>
              <w:autoSpaceDE w:val="0"/>
              <w:autoSpaceDN w:val="0"/>
              <w:adjustRightInd w:val="0"/>
              <w:jc w:val="left"/>
            </w:pPr>
          </w:p>
        </w:tc>
        <w:tc>
          <w:tcPr>
            <w:tcW w:w="5805" w:type="dxa"/>
          </w:tcPr>
          <w:p w14:paraId="61B9AA8C" w14:textId="77777777" w:rsidR="007D4886" w:rsidRDefault="00C55125" w:rsidP="007D4886">
            <w:pPr>
              <w:autoSpaceDE w:val="0"/>
              <w:autoSpaceDN w:val="0"/>
              <w:adjustRightInd w:val="0"/>
              <w:ind w:firstLine="0"/>
              <w:jc w:val="left"/>
            </w:pPr>
            <w:r>
              <w:t>7</w:t>
            </w:r>
            <w:r w:rsidR="007D4886">
              <w:t xml:space="preserve"> - Plotagem de dados no gráfico</w:t>
            </w:r>
            <w:r w:rsidR="00633CBF">
              <w:t>.</w:t>
            </w:r>
          </w:p>
        </w:tc>
      </w:tr>
      <w:tr w:rsidR="00BC2550" w14:paraId="69B167EF" w14:textId="77777777" w:rsidTr="00544D34">
        <w:tc>
          <w:tcPr>
            <w:tcW w:w="2689" w:type="dxa"/>
          </w:tcPr>
          <w:p w14:paraId="1F5A60E4" w14:textId="77777777" w:rsidR="00BC2550" w:rsidRDefault="00BC2550" w:rsidP="007D4886">
            <w:pPr>
              <w:autoSpaceDE w:val="0"/>
              <w:autoSpaceDN w:val="0"/>
              <w:adjustRightInd w:val="0"/>
              <w:jc w:val="left"/>
            </w:pPr>
          </w:p>
        </w:tc>
        <w:tc>
          <w:tcPr>
            <w:tcW w:w="5805" w:type="dxa"/>
          </w:tcPr>
          <w:p w14:paraId="6943D0E2" w14:textId="77777777" w:rsidR="00BC2550" w:rsidRDefault="00BC2550" w:rsidP="007D4886">
            <w:pPr>
              <w:autoSpaceDE w:val="0"/>
              <w:autoSpaceDN w:val="0"/>
              <w:adjustRightInd w:val="0"/>
              <w:ind w:firstLine="0"/>
              <w:jc w:val="left"/>
            </w:pPr>
            <w:r>
              <w:t xml:space="preserve">8 </w:t>
            </w:r>
            <w:r w:rsidR="005C2346">
              <w:t>-</w:t>
            </w:r>
            <w:r>
              <w:t xml:space="preserve"> Cálculo dos parâmetros através dos dados da curva.</w:t>
            </w:r>
          </w:p>
        </w:tc>
      </w:tr>
      <w:tr w:rsidR="007D4886" w14:paraId="7EC4B1E3" w14:textId="77777777" w:rsidTr="00544D34">
        <w:tc>
          <w:tcPr>
            <w:tcW w:w="2689" w:type="dxa"/>
          </w:tcPr>
          <w:p w14:paraId="55ED2300" w14:textId="77777777" w:rsidR="007D4886" w:rsidRDefault="007D4886" w:rsidP="007D4886">
            <w:pPr>
              <w:autoSpaceDE w:val="0"/>
              <w:autoSpaceDN w:val="0"/>
              <w:adjustRightInd w:val="0"/>
              <w:jc w:val="left"/>
            </w:pPr>
          </w:p>
        </w:tc>
        <w:tc>
          <w:tcPr>
            <w:tcW w:w="5805" w:type="dxa"/>
          </w:tcPr>
          <w:p w14:paraId="0564956A" w14:textId="77777777" w:rsidR="007D4886" w:rsidRDefault="00BC2550" w:rsidP="007D4886">
            <w:pPr>
              <w:autoSpaceDE w:val="0"/>
              <w:autoSpaceDN w:val="0"/>
              <w:adjustRightInd w:val="0"/>
              <w:ind w:firstLine="0"/>
              <w:jc w:val="left"/>
            </w:pPr>
            <w:r>
              <w:t>9</w:t>
            </w:r>
            <w:r w:rsidR="007D4886">
              <w:t xml:space="preserve"> - Armazenamento do</w:t>
            </w:r>
            <w:r w:rsidR="00ED13A3">
              <w:t>s</w:t>
            </w:r>
            <w:r w:rsidR="007D4886">
              <w:t xml:space="preserve"> </w:t>
            </w:r>
            <w:r w:rsidR="00D94B30">
              <w:t xml:space="preserve">dados adquiridos em </w:t>
            </w:r>
            <w:r w:rsidR="007D4886">
              <w:t>arquivo</w:t>
            </w:r>
            <w:r w:rsidR="00D94B30">
              <w:t>.</w:t>
            </w:r>
          </w:p>
        </w:tc>
      </w:tr>
      <w:tr w:rsidR="007D4886" w14:paraId="406E207A" w14:textId="77777777" w:rsidTr="00544D34">
        <w:tc>
          <w:tcPr>
            <w:tcW w:w="2689" w:type="dxa"/>
            <w:shd w:val="clear" w:color="auto" w:fill="BFBFBF" w:themeFill="background1" w:themeFillShade="BF"/>
          </w:tcPr>
          <w:p w14:paraId="5AE93C03" w14:textId="77777777" w:rsidR="007D4886" w:rsidRDefault="007D4886" w:rsidP="007D4886">
            <w:pPr>
              <w:autoSpaceDE w:val="0"/>
              <w:autoSpaceDN w:val="0"/>
              <w:adjustRightInd w:val="0"/>
              <w:ind w:firstLine="0"/>
              <w:jc w:val="left"/>
            </w:pPr>
            <w:r>
              <w:t>Restrições/Validações</w:t>
            </w:r>
          </w:p>
        </w:tc>
        <w:tc>
          <w:tcPr>
            <w:tcW w:w="5805" w:type="dxa"/>
          </w:tcPr>
          <w:p w14:paraId="40B02451" w14:textId="77777777" w:rsidR="007D4886" w:rsidRDefault="007D4886" w:rsidP="007D4886">
            <w:pPr>
              <w:autoSpaceDE w:val="0"/>
              <w:autoSpaceDN w:val="0"/>
              <w:adjustRightInd w:val="0"/>
              <w:ind w:firstLine="0"/>
              <w:jc w:val="left"/>
            </w:pPr>
            <w:r>
              <w:t>1 - Todos os campos da tela inicial devem ser</w:t>
            </w:r>
            <w:r w:rsidR="00633CBF">
              <w:t xml:space="preserve"> </w:t>
            </w:r>
            <w:r>
              <w:t>preenchidos</w:t>
            </w:r>
            <w:r w:rsidR="00633CBF">
              <w:t>.</w:t>
            </w:r>
          </w:p>
        </w:tc>
      </w:tr>
    </w:tbl>
    <w:p w14:paraId="56914711" w14:textId="1EBD0528" w:rsidR="009630A1" w:rsidRDefault="009630A1" w:rsidP="0000016B">
      <w:pPr>
        <w:pStyle w:val="Ttulo4"/>
        <w:numPr>
          <w:ilvl w:val="0"/>
          <w:numId w:val="0"/>
        </w:numPr>
        <w:rPr>
          <w:color w:val="auto"/>
        </w:rPr>
      </w:pPr>
    </w:p>
    <w:p w14:paraId="1E604B18" w14:textId="77777777" w:rsidR="009630A1" w:rsidRPr="00CC3DC0" w:rsidRDefault="00F25D58" w:rsidP="009630A1">
      <w:pPr>
        <w:autoSpaceDE w:val="0"/>
        <w:autoSpaceDN w:val="0"/>
        <w:adjustRightInd w:val="0"/>
        <w:jc w:val="center"/>
        <w:rPr>
          <w:b/>
        </w:rPr>
      </w:pPr>
      <w:r>
        <w:rPr>
          <w:b/>
        </w:rPr>
        <w:t xml:space="preserve">Tabela </w:t>
      </w:r>
      <w:r w:rsidR="004F5D88" w:rsidRPr="004F5D88">
        <w:rPr>
          <w:b/>
        </w:rPr>
        <w:t>3</w:t>
      </w:r>
      <w:r w:rsidR="009630A1" w:rsidRPr="00CC3DC0">
        <w:rPr>
          <w:b/>
        </w:rPr>
        <w:t xml:space="preserve"> – Caso de Uso </w:t>
      </w:r>
      <w:r w:rsidR="009630A1">
        <w:rPr>
          <w:b/>
        </w:rPr>
        <w:t>Print da tela</w:t>
      </w:r>
    </w:p>
    <w:tbl>
      <w:tblPr>
        <w:tblStyle w:val="Tabelacomgrade"/>
        <w:tblW w:w="0" w:type="auto"/>
        <w:tblLook w:val="04A0" w:firstRow="1" w:lastRow="0" w:firstColumn="1" w:lastColumn="0" w:noHBand="0" w:noVBand="1"/>
      </w:tblPr>
      <w:tblGrid>
        <w:gridCol w:w="2689"/>
        <w:gridCol w:w="5805"/>
      </w:tblGrid>
      <w:tr w:rsidR="009630A1" w14:paraId="26625751" w14:textId="77777777" w:rsidTr="00544D34">
        <w:tc>
          <w:tcPr>
            <w:tcW w:w="2689" w:type="dxa"/>
            <w:shd w:val="clear" w:color="auto" w:fill="BFBFBF" w:themeFill="background1" w:themeFillShade="BF"/>
          </w:tcPr>
          <w:p w14:paraId="6F2D8B1E" w14:textId="77777777" w:rsidR="009630A1" w:rsidRDefault="009630A1" w:rsidP="00544D34">
            <w:pPr>
              <w:autoSpaceDE w:val="0"/>
              <w:autoSpaceDN w:val="0"/>
              <w:adjustRightInd w:val="0"/>
              <w:ind w:firstLine="0"/>
              <w:jc w:val="left"/>
            </w:pPr>
            <w:r>
              <w:t>Nome do Caso de Uso</w:t>
            </w:r>
          </w:p>
        </w:tc>
        <w:tc>
          <w:tcPr>
            <w:tcW w:w="5805" w:type="dxa"/>
          </w:tcPr>
          <w:p w14:paraId="413EEEF7" w14:textId="77777777" w:rsidR="009630A1" w:rsidRPr="005842D5" w:rsidRDefault="00C55125" w:rsidP="00544D34">
            <w:pPr>
              <w:autoSpaceDE w:val="0"/>
              <w:autoSpaceDN w:val="0"/>
              <w:adjustRightInd w:val="0"/>
              <w:ind w:firstLine="0"/>
              <w:jc w:val="left"/>
            </w:pPr>
            <w:r>
              <w:t>Print</w:t>
            </w:r>
            <w:r w:rsidR="009630A1" w:rsidRPr="005842D5">
              <w:t xml:space="preserve"> da tela</w:t>
            </w:r>
          </w:p>
        </w:tc>
      </w:tr>
      <w:tr w:rsidR="009630A1" w14:paraId="45A09797" w14:textId="77777777" w:rsidTr="00544D34">
        <w:tc>
          <w:tcPr>
            <w:tcW w:w="2689" w:type="dxa"/>
            <w:shd w:val="clear" w:color="auto" w:fill="BFBFBF" w:themeFill="background1" w:themeFillShade="BF"/>
          </w:tcPr>
          <w:p w14:paraId="25BC933F" w14:textId="77777777" w:rsidR="009630A1" w:rsidRDefault="009630A1" w:rsidP="00544D34">
            <w:pPr>
              <w:autoSpaceDE w:val="0"/>
              <w:autoSpaceDN w:val="0"/>
              <w:adjustRightInd w:val="0"/>
              <w:ind w:firstLine="0"/>
              <w:jc w:val="left"/>
            </w:pPr>
            <w:r>
              <w:t>Ator Principal</w:t>
            </w:r>
          </w:p>
        </w:tc>
        <w:tc>
          <w:tcPr>
            <w:tcW w:w="5805" w:type="dxa"/>
          </w:tcPr>
          <w:p w14:paraId="4E69A30A" w14:textId="77777777" w:rsidR="009630A1" w:rsidRDefault="009630A1" w:rsidP="00544D34">
            <w:pPr>
              <w:autoSpaceDE w:val="0"/>
              <w:autoSpaceDN w:val="0"/>
              <w:adjustRightInd w:val="0"/>
              <w:ind w:firstLine="0"/>
              <w:jc w:val="left"/>
            </w:pPr>
            <w:r>
              <w:t>Pesquisadores</w:t>
            </w:r>
          </w:p>
        </w:tc>
      </w:tr>
      <w:tr w:rsidR="009630A1" w14:paraId="1C3B593B" w14:textId="77777777" w:rsidTr="00544D34">
        <w:tc>
          <w:tcPr>
            <w:tcW w:w="2689" w:type="dxa"/>
            <w:shd w:val="clear" w:color="auto" w:fill="BFBFBF" w:themeFill="background1" w:themeFillShade="BF"/>
          </w:tcPr>
          <w:p w14:paraId="3CE45758" w14:textId="77777777" w:rsidR="009630A1" w:rsidRDefault="009630A1" w:rsidP="00544D34">
            <w:pPr>
              <w:autoSpaceDE w:val="0"/>
              <w:autoSpaceDN w:val="0"/>
              <w:adjustRightInd w:val="0"/>
              <w:ind w:firstLine="0"/>
              <w:jc w:val="left"/>
            </w:pPr>
            <w:r>
              <w:lastRenderedPageBreak/>
              <w:t>Resumo</w:t>
            </w:r>
          </w:p>
        </w:tc>
        <w:tc>
          <w:tcPr>
            <w:tcW w:w="5805" w:type="dxa"/>
          </w:tcPr>
          <w:p w14:paraId="1EF79C7E" w14:textId="77777777" w:rsidR="009630A1" w:rsidRDefault="009630A1" w:rsidP="00544D34">
            <w:pPr>
              <w:autoSpaceDE w:val="0"/>
              <w:autoSpaceDN w:val="0"/>
              <w:adjustRightInd w:val="0"/>
              <w:ind w:firstLine="0"/>
              <w:jc w:val="left"/>
            </w:pPr>
            <w:r>
              <w:t>Este caso de uso descreve as etapas percorridas pelo usuário para tirar um Print Screen das telas principais do programa e salvar a imagem.</w:t>
            </w:r>
          </w:p>
        </w:tc>
      </w:tr>
      <w:tr w:rsidR="009630A1" w14:paraId="064B6524" w14:textId="77777777" w:rsidTr="00544D34">
        <w:tc>
          <w:tcPr>
            <w:tcW w:w="8494" w:type="dxa"/>
            <w:gridSpan w:val="2"/>
            <w:shd w:val="clear" w:color="auto" w:fill="BFBFBF" w:themeFill="background1" w:themeFillShade="BF"/>
          </w:tcPr>
          <w:p w14:paraId="2BDADC8A" w14:textId="77777777" w:rsidR="009630A1" w:rsidRDefault="009630A1" w:rsidP="00544D34">
            <w:pPr>
              <w:autoSpaceDE w:val="0"/>
              <w:autoSpaceDN w:val="0"/>
              <w:adjustRightInd w:val="0"/>
              <w:ind w:firstLine="0"/>
              <w:jc w:val="left"/>
            </w:pPr>
            <w:r>
              <w:t>Fluxo Principal</w:t>
            </w:r>
          </w:p>
        </w:tc>
      </w:tr>
      <w:tr w:rsidR="009630A1" w14:paraId="1D75FF51" w14:textId="77777777" w:rsidTr="00544D34">
        <w:tc>
          <w:tcPr>
            <w:tcW w:w="2689" w:type="dxa"/>
            <w:shd w:val="clear" w:color="auto" w:fill="BFBFBF" w:themeFill="background1" w:themeFillShade="BF"/>
          </w:tcPr>
          <w:p w14:paraId="1573C2BD" w14:textId="77777777" w:rsidR="009630A1" w:rsidRDefault="009630A1" w:rsidP="00544D34">
            <w:pPr>
              <w:autoSpaceDE w:val="0"/>
              <w:autoSpaceDN w:val="0"/>
              <w:adjustRightInd w:val="0"/>
              <w:ind w:firstLine="0"/>
              <w:jc w:val="left"/>
            </w:pPr>
            <w:r>
              <w:t>Ações do Ator</w:t>
            </w:r>
          </w:p>
        </w:tc>
        <w:tc>
          <w:tcPr>
            <w:tcW w:w="5805" w:type="dxa"/>
            <w:shd w:val="clear" w:color="auto" w:fill="BFBFBF" w:themeFill="background1" w:themeFillShade="BF"/>
          </w:tcPr>
          <w:p w14:paraId="15028A08" w14:textId="77777777" w:rsidR="009630A1" w:rsidRDefault="009630A1" w:rsidP="00544D34">
            <w:pPr>
              <w:autoSpaceDE w:val="0"/>
              <w:autoSpaceDN w:val="0"/>
              <w:adjustRightInd w:val="0"/>
              <w:ind w:firstLine="0"/>
              <w:jc w:val="left"/>
            </w:pPr>
            <w:r>
              <w:t>Ações do Sistema</w:t>
            </w:r>
          </w:p>
        </w:tc>
      </w:tr>
      <w:tr w:rsidR="009630A1" w14:paraId="11BC0CFC" w14:textId="77777777" w:rsidTr="00544D34">
        <w:tc>
          <w:tcPr>
            <w:tcW w:w="2689" w:type="dxa"/>
          </w:tcPr>
          <w:p w14:paraId="52D098EC" w14:textId="77777777" w:rsidR="009630A1" w:rsidRDefault="009630A1" w:rsidP="00544D34">
            <w:pPr>
              <w:autoSpaceDE w:val="0"/>
              <w:autoSpaceDN w:val="0"/>
              <w:adjustRightInd w:val="0"/>
              <w:ind w:firstLine="0"/>
              <w:jc w:val="left"/>
            </w:pPr>
            <w:r>
              <w:t>1 - Selecionar a caixa de seleção “Print da curva” na tela inicial</w:t>
            </w:r>
            <w:r w:rsidR="00633CBF">
              <w:t>.</w:t>
            </w:r>
          </w:p>
        </w:tc>
        <w:tc>
          <w:tcPr>
            <w:tcW w:w="5805" w:type="dxa"/>
          </w:tcPr>
          <w:p w14:paraId="27876F0D" w14:textId="77777777" w:rsidR="009630A1" w:rsidRDefault="009630A1" w:rsidP="00544D34">
            <w:pPr>
              <w:autoSpaceDE w:val="0"/>
              <w:autoSpaceDN w:val="0"/>
              <w:adjustRightInd w:val="0"/>
              <w:jc w:val="left"/>
            </w:pPr>
          </w:p>
        </w:tc>
      </w:tr>
      <w:tr w:rsidR="009630A1" w14:paraId="3944A734" w14:textId="77777777" w:rsidTr="00544D34">
        <w:tc>
          <w:tcPr>
            <w:tcW w:w="2689" w:type="dxa"/>
          </w:tcPr>
          <w:p w14:paraId="764AC90E" w14:textId="77777777" w:rsidR="009630A1" w:rsidRDefault="009630A1" w:rsidP="00544D34">
            <w:pPr>
              <w:autoSpaceDE w:val="0"/>
              <w:autoSpaceDN w:val="0"/>
              <w:adjustRightInd w:val="0"/>
              <w:jc w:val="left"/>
            </w:pPr>
          </w:p>
        </w:tc>
        <w:tc>
          <w:tcPr>
            <w:tcW w:w="5805" w:type="dxa"/>
          </w:tcPr>
          <w:p w14:paraId="2E10100E" w14:textId="77777777" w:rsidR="009630A1" w:rsidRDefault="00686A61" w:rsidP="00544D34">
            <w:pPr>
              <w:autoSpaceDE w:val="0"/>
              <w:autoSpaceDN w:val="0"/>
              <w:adjustRightInd w:val="0"/>
              <w:ind w:firstLine="0"/>
              <w:jc w:val="left"/>
            </w:pPr>
            <w:r>
              <w:t>2 - T</w:t>
            </w:r>
            <w:r w:rsidR="009630A1">
              <w:t>irar Print Screen das telas principais do programa</w:t>
            </w:r>
            <w:r w:rsidR="00633CBF">
              <w:t xml:space="preserve"> após a medição estar completa.</w:t>
            </w:r>
          </w:p>
        </w:tc>
      </w:tr>
      <w:tr w:rsidR="009630A1" w14:paraId="2DD94735" w14:textId="77777777" w:rsidTr="00544D34">
        <w:tc>
          <w:tcPr>
            <w:tcW w:w="2689" w:type="dxa"/>
          </w:tcPr>
          <w:p w14:paraId="19CF3F9F" w14:textId="77777777" w:rsidR="009630A1" w:rsidRDefault="009630A1" w:rsidP="00544D34">
            <w:pPr>
              <w:autoSpaceDE w:val="0"/>
              <w:autoSpaceDN w:val="0"/>
              <w:adjustRightInd w:val="0"/>
              <w:jc w:val="left"/>
            </w:pPr>
          </w:p>
        </w:tc>
        <w:tc>
          <w:tcPr>
            <w:tcW w:w="5805" w:type="dxa"/>
          </w:tcPr>
          <w:p w14:paraId="3EC88669" w14:textId="77777777" w:rsidR="009630A1" w:rsidRDefault="009630A1" w:rsidP="008A7384">
            <w:pPr>
              <w:autoSpaceDE w:val="0"/>
              <w:autoSpaceDN w:val="0"/>
              <w:adjustRightInd w:val="0"/>
              <w:ind w:firstLine="0"/>
              <w:jc w:val="left"/>
            </w:pPr>
            <w:r>
              <w:t xml:space="preserve">3 - Salvar as imagens no mesmo local do arquivo </w:t>
            </w:r>
            <w:r w:rsidR="008A7384">
              <w:t xml:space="preserve">de </w:t>
            </w:r>
            <w:r>
              <w:t>dados</w:t>
            </w:r>
            <w:r w:rsidR="00633CBF">
              <w:t>.</w:t>
            </w:r>
          </w:p>
        </w:tc>
      </w:tr>
    </w:tbl>
    <w:p w14:paraId="34D0F283" w14:textId="77777777" w:rsidR="00C20916" w:rsidRDefault="00C20916" w:rsidP="009630A1">
      <w:pPr>
        <w:autoSpaceDE w:val="0"/>
        <w:autoSpaceDN w:val="0"/>
        <w:adjustRightInd w:val="0"/>
        <w:jc w:val="center"/>
        <w:rPr>
          <w:ins w:id="404" w:author="megacatia@hotmail.com" w:date="2017-12-04T19:19:00Z"/>
          <w:b/>
        </w:rPr>
      </w:pPr>
    </w:p>
    <w:p w14:paraId="6773C308" w14:textId="760B9145" w:rsidR="009630A1" w:rsidRPr="00CC3DC0" w:rsidRDefault="00F25D58" w:rsidP="009630A1">
      <w:pPr>
        <w:autoSpaceDE w:val="0"/>
        <w:autoSpaceDN w:val="0"/>
        <w:adjustRightInd w:val="0"/>
        <w:jc w:val="center"/>
        <w:rPr>
          <w:b/>
        </w:rPr>
      </w:pPr>
      <w:r>
        <w:rPr>
          <w:b/>
        </w:rPr>
        <w:t xml:space="preserve">Tabela </w:t>
      </w:r>
      <w:r w:rsidR="004F5D88">
        <w:rPr>
          <w:b/>
        </w:rPr>
        <w:t>4</w:t>
      </w:r>
      <w:r w:rsidR="009630A1" w:rsidRPr="00CC3DC0">
        <w:rPr>
          <w:b/>
        </w:rPr>
        <w:t xml:space="preserve"> – Caso de Uso </w:t>
      </w:r>
      <w:r w:rsidR="009630A1">
        <w:rPr>
          <w:b/>
        </w:rPr>
        <w:t>Encerrar Medições</w:t>
      </w:r>
    </w:p>
    <w:tbl>
      <w:tblPr>
        <w:tblStyle w:val="Tabelacomgrade"/>
        <w:tblW w:w="0" w:type="auto"/>
        <w:tblLook w:val="04A0" w:firstRow="1" w:lastRow="0" w:firstColumn="1" w:lastColumn="0" w:noHBand="0" w:noVBand="1"/>
      </w:tblPr>
      <w:tblGrid>
        <w:gridCol w:w="2689"/>
        <w:gridCol w:w="5805"/>
      </w:tblGrid>
      <w:tr w:rsidR="009630A1" w14:paraId="37E23247" w14:textId="77777777" w:rsidTr="00544D34">
        <w:tc>
          <w:tcPr>
            <w:tcW w:w="2689" w:type="dxa"/>
            <w:shd w:val="clear" w:color="auto" w:fill="BFBFBF" w:themeFill="background1" w:themeFillShade="BF"/>
          </w:tcPr>
          <w:p w14:paraId="5F0DE83D" w14:textId="77777777" w:rsidR="009630A1" w:rsidRDefault="009630A1" w:rsidP="009630A1">
            <w:pPr>
              <w:autoSpaceDE w:val="0"/>
              <w:autoSpaceDN w:val="0"/>
              <w:adjustRightInd w:val="0"/>
              <w:ind w:firstLine="0"/>
              <w:jc w:val="left"/>
            </w:pPr>
            <w:r>
              <w:t>Nome do Caso de Uso</w:t>
            </w:r>
          </w:p>
        </w:tc>
        <w:tc>
          <w:tcPr>
            <w:tcW w:w="5805" w:type="dxa"/>
          </w:tcPr>
          <w:p w14:paraId="3393604D" w14:textId="77777777" w:rsidR="009630A1" w:rsidRPr="005842D5" w:rsidRDefault="009630A1" w:rsidP="009630A1">
            <w:pPr>
              <w:autoSpaceDE w:val="0"/>
              <w:autoSpaceDN w:val="0"/>
              <w:adjustRightInd w:val="0"/>
              <w:ind w:firstLine="0"/>
              <w:jc w:val="left"/>
            </w:pPr>
            <w:r>
              <w:t>Encerrar Medições</w:t>
            </w:r>
          </w:p>
        </w:tc>
      </w:tr>
      <w:tr w:rsidR="009630A1" w14:paraId="5341BF4A" w14:textId="77777777" w:rsidTr="00544D34">
        <w:tc>
          <w:tcPr>
            <w:tcW w:w="2689" w:type="dxa"/>
            <w:shd w:val="clear" w:color="auto" w:fill="BFBFBF" w:themeFill="background1" w:themeFillShade="BF"/>
          </w:tcPr>
          <w:p w14:paraId="7BAFB27E" w14:textId="77777777" w:rsidR="009630A1" w:rsidRDefault="009630A1" w:rsidP="009630A1">
            <w:pPr>
              <w:autoSpaceDE w:val="0"/>
              <w:autoSpaceDN w:val="0"/>
              <w:adjustRightInd w:val="0"/>
              <w:ind w:firstLine="0"/>
              <w:jc w:val="left"/>
            </w:pPr>
            <w:r>
              <w:t>Ator Principal</w:t>
            </w:r>
          </w:p>
        </w:tc>
        <w:tc>
          <w:tcPr>
            <w:tcW w:w="5805" w:type="dxa"/>
          </w:tcPr>
          <w:p w14:paraId="1E5F90C6" w14:textId="77777777" w:rsidR="009630A1" w:rsidRDefault="009630A1" w:rsidP="009630A1">
            <w:pPr>
              <w:autoSpaceDE w:val="0"/>
              <w:autoSpaceDN w:val="0"/>
              <w:adjustRightInd w:val="0"/>
              <w:ind w:firstLine="0"/>
              <w:jc w:val="left"/>
            </w:pPr>
            <w:r>
              <w:t>Pesquisadores</w:t>
            </w:r>
          </w:p>
        </w:tc>
      </w:tr>
      <w:tr w:rsidR="009630A1" w14:paraId="7569539D" w14:textId="77777777" w:rsidTr="00544D34">
        <w:tc>
          <w:tcPr>
            <w:tcW w:w="2689" w:type="dxa"/>
            <w:shd w:val="clear" w:color="auto" w:fill="BFBFBF" w:themeFill="background1" w:themeFillShade="BF"/>
          </w:tcPr>
          <w:p w14:paraId="1C545F0A" w14:textId="77777777" w:rsidR="009630A1" w:rsidRDefault="009630A1" w:rsidP="009630A1">
            <w:pPr>
              <w:autoSpaceDE w:val="0"/>
              <w:autoSpaceDN w:val="0"/>
              <w:adjustRightInd w:val="0"/>
              <w:ind w:firstLine="0"/>
              <w:jc w:val="left"/>
            </w:pPr>
            <w:r>
              <w:t>Resumo</w:t>
            </w:r>
          </w:p>
        </w:tc>
        <w:tc>
          <w:tcPr>
            <w:tcW w:w="5805" w:type="dxa"/>
          </w:tcPr>
          <w:p w14:paraId="6BCEBE59" w14:textId="77777777" w:rsidR="009630A1" w:rsidRDefault="009630A1" w:rsidP="009630A1">
            <w:pPr>
              <w:autoSpaceDE w:val="0"/>
              <w:autoSpaceDN w:val="0"/>
              <w:adjustRightInd w:val="0"/>
              <w:ind w:firstLine="0"/>
              <w:jc w:val="left"/>
            </w:pPr>
            <w:r>
              <w:t>Este caso de uso descreve as etapas percorridas pelo usuário para parar uma medição durante o processo do Caso de Uso Realizar Medição.</w:t>
            </w:r>
          </w:p>
        </w:tc>
      </w:tr>
      <w:tr w:rsidR="009630A1" w14:paraId="19FBAA05" w14:textId="77777777" w:rsidTr="00544D34">
        <w:tc>
          <w:tcPr>
            <w:tcW w:w="2689" w:type="dxa"/>
            <w:shd w:val="clear" w:color="auto" w:fill="BFBFBF" w:themeFill="background1" w:themeFillShade="BF"/>
          </w:tcPr>
          <w:p w14:paraId="64B9B4D4" w14:textId="77777777" w:rsidR="009630A1" w:rsidRDefault="009630A1" w:rsidP="009630A1">
            <w:pPr>
              <w:autoSpaceDE w:val="0"/>
              <w:autoSpaceDN w:val="0"/>
              <w:adjustRightInd w:val="0"/>
              <w:ind w:firstLine="0"/>
              <w:jc w:val="left"/>
            </w:pPr>
            <w:r>
              <w:t>Pré-Condições</w:t>
            </w:r>
          </w:p>
        </w:tc>
        <w:tc>
          <w:tcPr>
            <w:tcW w:w="5805" w:type="dxa"/>
          </w:tcPr>
          <w:p w14:paraId="435B2087" w14:textId="77777777" w:rsidR="009630A1" w:rsidRDefault="009630A1" w:rsidP="009630A1">
            <w:pPr>
              <w:autoSpaceDE w:val="0"/>
              <w:autoSpaceDN w:val="0"/>
              <w:adjustRightInd w:val="0"/>
              <w:ind w:firstLine="0"/>
              <w:jc w:val="left"/>
            </w:pPr>
            <w:r>
              <w:t>Caso de Uso Realizar Medição esteja em andamento</w:t>
            </w:r>
            <w:r w:rsidR="00633CBF">
              <w:t>.</w:t>
            </w:r>
          </w:p>
        </w:tc>
      </w:tr>
      <w:tr w:rsidR="009630A1" w14:paraId="79BC722B" w14:textId="77777777" w:rsidTr="00544D34">
        <w:tc>
          <w:tcPr>
            <w:tcW w:w="8494" w:type="dxa"/>
            <w:gridSpan w:val="2"/>
            <w:shd w:val="clear" w:color="auto" w:fill="BFBFBF" w:themeFill="background1" w:themeFillShade="BF"/>
          </w:tcPr>
          <w:p w14:paraId="66B64686" w14:textId="77777777" w:rsidR="009630A1" w:rsidRDefault="009630A1" w:rsidP="009630A1">
            <w:pPr>
              <w:autoSpaceDE w:val="0"/>
              <w:autoSpaceDN w:val="0"/>
              <w:adjustRightInd w:val="0"/>
              <w:ind w:firstLine="0"/>
              <w:jc w:val="left"/>
            </w:pPr>
            <w:r>
              <w:t>Fluxo Principal</w:t>
            </w:r>
          </w:p>
        </w:tc>
      </w:tr>
      <w:tr w:rsidR="009630A1" w14:paraId="15EB5CAC" w14:textId="77777777" w:rsidTr="00544D34">
        <w:tc>
          <w:tcPr>
            <w:tcW w:w="2689" w:type="dxa"/>
            <w:shd w:val="clear" w:color="auto" w:fill="BFBFBF" w:themeFill="background1" w:themeFillShade="BF"/>
          </w:tcPr>
          <w:p w14:paraId="4D74E69D" w14:textId="77777777" w:rsidR="009630A1" w:rsidRDefault="009630A1" w:rsidP="009630A1">
            <w:pPr>
              <w:autoSpaceDE w:val="0"/>
              <w:autoSpaceDN w:val="0"/>
              <w:adjustRightInd w:val="0"/>
              <w:ind w:firstLine="0"/>
              <w:jc w:val="left"/>
            </w:pPr>
            <w:r>
              <w:t>Ações do Ator</w:t>
            </w:r>
          </w:p>
        </w:tc>
        <w:tc>
          <w:tcPr>
            <w:tcW w:w="5805" w:type="dxa"/>
            <w:shd w:val="clear" w:color="auto" w:fill="BFBFBF" w:themeFill="background1" w:themeFillShade="BF"/>
          </w:tcPr>
          <w:p w14:paraId="18BFECC7" w14:textId="77777777" w:rsidR="009630A1" w:rsidRDefault="009630A1" w:rsidP="009630A1">
            <w:pPr>
              <w:autoSpaceDE w:val="0"/>
              <w:autoSpaceDN w:val="0"/>
              <w:adjustRightInd w:val="0"/>
              <w:ind w:firstLine="0"/>
              <w:jc w:val="left"/>
            </w:pPr>
            <w:r>
              <w:t>Ações do Sistema</w:t>
            </w:r>
          </w:p>
        </w:tc>
      </w:tr>
      <w:tr w:rsidR="009630A1" w14:paraId="208AE53F" w14:textId="77777777" w:rsidTr="00544D34">
        <w:tc>
          <w:tcPr>
            <w:tcW w:w="2689" w:type="dxa"/>
          </w:tcPr>
          <w:p w14:paraId="014EE5D0" w14:textId="77777777" w:rsidR="009630A1" w:rsidRDefault="009630A1" w:rsidP="009630A1">
            <w:pPr>
              <w:autoSpaceDE w:val="0"/>
              <w:autoSpaceDN w:val="0"/>
              <w:adjustRightInd w:val="0"/>
              <w:ind w:firstLine="0"/>
              <w:jc w:val="left"/>
            </w:pPr>
            <w:r>
              <w:t>1 - Selecionar o botão Parar Medição</w:t>
            </w:r>
            <w:r w:rsidR="00C55125">
              <w:t xml:space="preserve"> na tela da medição</w:t>
            </w:r>
            <w:r w:rsidR="00633CBF">
              <w:t>.</w:t>
            </w:r>
          </w:p>
        </w:tc>
        <w:tc>
          <w:tcPr>
            <w:tcW w:w="5805" w:type="dxa"/>
          </w:tcPr>
          <w:p w14:paraId="4AD3204C" w14:textId="77777777" w:rsidR="009630A1" w:rsidRDefault="009630A1" w:rsidP="009630A1">
            <w:pPr>
              <w:autoSpaceDE w:val="0"/>
              <w:autoSpaceDN w:val="0"/>
              <w:adjustRightInd w:val="0"/>
              <w:jc w:val="left"/>
            </w:pPr>
          </w:p>
        </w:tc>
      </w:tr>
      <w:tr w:rsidR="009630A1" w14:paraId="1EC44535" w14:textId="77777777" w:rsidTr="00544D34">
        <w:tc>
          <w:tcPr>
            <w:tcW w:w="2689" w:type="dxa"/>
          </w:tcPr>
          <w:p w14:paraId="0B895478" w14:textId="77777777" w:rsidR="009630A1" w:rsidRDefault="009630A1" w:rsidP="009630A1">
            <w:pPr>
              <w:autoSpaceDE w:val="0"/>
              <w:autoSpaceDN w:val="0"/>
              <w:adjustRightInd w:val="0"/>
              <w:jc w:val="left"/>
            </w:pPr>
          </w:p>
        </w:tc>
        <w:tc>
          <w:tcPr>
            <w:tcW w:w="5805" w:type="dxa"/>
          </w:tcPr>
          <w:p w14:paraId="2E7A2403" w14:textId="77777777" w:rsidR="009630A1" w:rsidRDefault="009630A1" w:rsidP="009630A1">
            <w:pPr>
              <w:autoSpaceDE w:val="0"/>
              <w:autoSpaceDN w:val="0"/>
              <w:adjustRightInd w:val="0"/>
              <w:ind w:firstLine="0"/>
              <w:jc w:val="left"/>
            </w:pPr>
            <w:r>
              <w:t>2 - O programa para a medição</w:t>
            </w:r>
            <w:r w:rsidR="00633CBF">
              <w:t>.</w:t>
            </w:r>
          </w:p>
        </w:tc>
      </w:tr>
    </w:tbl>
    <w:p w14:paraId="6A9FCBFB" w14:textId="77777777" w:rsidR="009630A1" w:rsidRPr="009630A1" w:rsidRDefault="009630A1" w:rsidP="009630A1"/>
    <w:p w14:paraId="239B253A" w14:textId="77777777" w:rsidR="00C55125" w:rsidRPr="00CC3DC0" w:rsidRDefault="00C55125" w:rsidP="00C55125">
      <w:pPr>
        <w:autoSpaceDE w:val="0"/>
        <w:autoSpaceDN w:val="0"/>
        <w:adjustRightInd w:val="0"/>
        <w:jc w:val="center"/>
        <w:rPr>
          <w:b/>
        </w:rPr>
      </w:pPr>
      <w:r w:rsidRPr="00627353">
        <w:rPr>
          <w:b/>
        </w:rPr>
        <w:t>T</w:t>
      </w:r>
      <w:r w:rsidR="00F25D58" w:rsidRPr="00627353">
        <w:rPr>
          <w:b/>
        </w:rPr>
        <w:t xml:space="preserve">abela </w:t>
      </w:r>
      <w:r w:rsidR="004F5D88" w:rsidRPr="00627353">
        <w:rPr>
          <w:b/>
        </w:rPr>
        <w:t>5</w:t>
      </w:r>
      <w:r w:rsidRPr="00627353">
        <w:rPr>
          <w:b/>
        </w:rPr>
        <w:t xml:space="preserve"> – Caso de Uso Corrigir curva IxV</w:t>
      </w:r>
    </w:p>
    <w:tbl>
      <w:tblPr>
        <w:tblStyle w:val="Tabelacomgrade"/>
        <w:tblW w:w="0" w:type="auto"/>
        <w:tblLook w:val="04A0" w:firstRow="1" w:lastRow="0" w:firstColumn="1" w:lastColumn="0" w:noHBand="0" w:noVBand="1"/>
      </w:tblPr>
      <w:tblGrid>
        <w:gridCol w:w="2689"/>
        <w:gridCol w:w="5805"/>
      </w:tblGrid>
      <w:tr w:rsidR="00C55125" w14:paraId="5B6A2656" w14:textId="77777777" w:rsidTr="00544D34">
        <w:tc>
          <w:tcPr>
            <w:tcW w:w="2689" w:type="dxa"/>
            <w:shd w:val="clear" w:color="auto" w:fill="BFBFBF" w:themeFill="background1" w:themeFillShade="BF"/>
          </w:tcPr>
          <w:p w14:paraId="11EFEC7A" w14:textId="77777777" w:rsidR="00C55125" w:rsidRDefault="00C55125" w:rsidP="00544D34">
            <w:pPr>
              <w:autoSpaceDE w:val="0"/>
              <w:autoSpaceDN w:val="0"/>
              <w:adjustRightInd w:val="0"/>
              <w:ind w:firstLine="0"/>
              <w:jc w:val="left"/>
            </w:pPr>
            <w:r>
              <w:lastRenderedPageBreak/>
              <w:t>Nome do Caso de Uso</w:t>
            </w:r>
          </w:p>
        </w:tc>
        <w:tc>
          <w:tcPr>
            <w:tcW w:w="5805" w:type="dxa"/>
          </w:tcPr>
          <w:p w14:paraId="3C4FC5F5" w14:textId="77777777" w:rsidR="00C55125" w:rsidRDefault="00C55125" w:rsidP="00544D34">
            <w:pPr>
              <w:autoSpaceDE w:val="0"/>
              <w:autoSpaceDN w:val="0"/>
              <w:adjustRightInd w:val="0"/>
              <w:ind w:firstLine="0"/>
              <w:jc w:val="left"/>
            </w:pPr>
            <w:r>
              <w:t>Corrigir curva IxV</w:t>
            </w:r>
          </w:p>
        </w:tc>
      </w:tr>
      <w:tr w:rsidR="00C55125" w14:paraId="549B70FC" w14:textId="77777777" w:rsidTr="00544D34">
        <w:tc>
          <w:tcPr>
            <w:tcW w:w="2689" w:type="dxa"/>
            <w:shd w:val="clear" w:color="auto" w:fill="BFBFBF" w:themeFill="background1" w:themeFillShade="BF"/>
          </w:tcPr>
          <w:p w14:paraId="124DA562" w14:textId="77777777" w:rsidR="00C55125" w:rsidRDefault="00C55125" w:rsidP="00544D34">
            <w:pPr>
              <w:autoSpaceDE w:val="0"/>
              <w:autoSpaceDN w:val="0"/>
              <w:adjustRightInd w:val="0"/>
              <w:ind w:firstLine="0"/>
              <w:jc w:val="left"/>
            </w:pPr>
            <w:r>
              <w:t>Ator Principal</w:t>
            </w:r>
          </w:p>
        </w:tc>
        <w:tc>
          <w:tcPr>
            <w:tcW w:w="5805" w:type="dxa"/>
          </w:tcPr>
          <w:p w14:paraId="47CE68E8" w14:textId="77777777" w:rsidR="00C55125" w:rsidRDefault="00C55125" w:rsidP="00544D34">
            <w:pPr>
              <w:autoSpaceDE w:val="0"/>
              <w:autoSpaceDN w:val="0"/>
              <w:adjustRightInd w:val="0"/>
              <w:ind w:firstLine="0"/>
              <w:jc w:val="left"/>
            </w:pPr>
            <w:r>
              <w:t>Pesquisadores</w:t>
            </w:r>
          </w:p>
        </w:tc>
      </w:tr>
      <w:tr w:rsidR="00C55125" w14:paraId="62C4DF9B" w14:textId="77777777" w:rsidTr="00544D34">
        <w:tc>
          <w:tcPr>
            <w:tcW w:w="2689" w:type="dxa"/>
            <w:shd w:val="clear" w:color="auto" w:fill="BFBFBF" w:themeFill="background1" w:themeFillShade="BF"/>
          </w:tcPr>
          <w:p w14:paraId="6A4A522E" w14:textId="77777777" w:rsidR="00C55125" w:rsidRDefault="00C55125" w:rsidP="00544D34">
            <w:pPr>
              <w:autoSpaceDE w:val="0"/>
              <w:autoSpaceDN w:val="0"/>
              <w:adjustRightInd w:val="0"/>
              <w:ind w:firstLine="0"/>
              <w:jc w:val="left"/>
            </w:pPr>
            <w:r>
              <w:t>R</w:t>
            </w:r>
            <w:r w:rsidRPr="00E65D25">
              <w:rPr>
                <w:shd w:val="clear" w:color="auto" w:fill="BFBFBF" w:themeFill="background1" w:themeFillShade="BF"/>
              </w:rPr>
              <w:t>esumo</w:t>
            </w:r>
          </w:p>
        </w:tc>
        <w:tc>
          <w:tcPr>
            <w:tcW w:w="5805" w:type="dxa"/>
          </w:tcPr>
          <w:p w14:paraId="403F985C" w14:textId="77777777" w:rsidR="00C55125" w:rsidRDefault="00C55125" w:rsidP="00C55125">
            <w:pPr>
              <w:autoSpaceDE w:val="0"/>
              <w:autoSpaceDN w:val="0"/>
              <w:adjustRightInd w:val="0"/>
              <w:ind w:firstLine="0"/>
              <w:jc w:val="left"/>
            </w:pPr>
            <w:r>
              <w:t>Este caso de uso descreve as etapas percorridas pelo usuário para realizar a correção da curva IxV que foi gerada na medição.</w:t>
            </w:r>
          </w:p>
        </w:tc>
      </w:tr>
      <w:tr w:rsidR="00C55125" w14:paraId="2AD507AC" w14:textId="77777777" w:rsidTr="00544D34">
        <w:tc>
          <w:tcPr>
            <w:tcW w:w="2689" w:type="dxa"/>
            <w:shd w:val="clear" w:color="auto" w:fill="BFBFBF" w:themeFill="background1" w:themeFillShade="BF"/>
          </w:tcPr>
          <w:p w14:paraId="35C32383" w14:textId="77777777" w:rsidR="00C55125" w:rsidRDefault="00C55125" w:rsidP="00544D34">
            <w:pPr>
              <w:autoSpaceDE w:val="0"/>
              <w:autoSpaceDN w:val="0"/>
              <w:adjustRightInd w:val="0"/>
              <w:ind w:firstLine="0"/>
              <w:jc w:val="left"/>
            </w:pPr>
            <w:r>
              <w:t>Pré-Condições</w:t>
            </w:r>
          </w:p>
        </w:tc>
        <w:tc>
          <w:tcPr>
            <w:tcW w:w="5805" w:type="dxa"/>
          </w:tcPr>
          <w:p w14:paraId="1A362924" w14:textId="77777777" w:rsidR="00C55125" w:rsidRDefault="00C55125" w:rsidP="00544D34">
            <w:pPr>
              <w:autoSpaceDE w:val="0"/>
              <w:autoSpaceDN w:val="0"/>
              <w:adjustRightInd w:val="0"/>
              <w:ind w:firstLine="0"/>
              <w:jc w:val="left"/>
            </w:pPr>
            <w:r>
              <w:t>A medição cuja curva irá ser corrigida deverá estar encerrada.</w:t>
            </w:r>
          </w:p>
        </w:tc>
      </w:tr>
      <w:tr w:rsidR="00C55125" w14:paraId="50554E9B" w14:textId="77777777" w:rsidTr="00544D34">
        <w:tc>
          <w:tcPr>
            <w:tcW w:w="8494" w:type="dxa"/>
            <w:gridSpan w:val="2"/>
            <w:shd w:val="clear" w:color="auto" w:fill="BFBFBF" w:themeFill="background1" w:themeFillShade="BF"/>
          </w:tcPr>
          <w:p w14:paraId="499410CC" w14:textId="77777777" w:rsidR="00C55125" w:rsidRDefault="00C55125" w:rsidP="00544D34">
            <w:pPr>
              <w:autoSpaceDE w:val="0"/>
              <w:autoSpaceDN w:val="0"/>
              <w:adjustRightInd w:val="0"/>
              <w:ind w:firstLine="0"/>
              <w:jc w:val="left"/>
            </w:pPr>
            <w:r>
              <w:t>Fluxo Principal</w:t>
            </w:r>
          </w:p>
        </w:tc>
      </w:tr>
      <w:tr w:rsidR="00C55125" w14:paraId="013041FD" w14:textId="77777777" w:rsidTr="00544D34">
        <w:tc>
          <w:tcPr>
            <w:tcW w:w="2689" w:type="dxa"/>
            <w:shd w:val="clear" w:color="auto" w:fill="BFBFBF" w:themeFill="background1" w:themeFillShade="BF"/>
          </w:tcPr>
          <w:p w14:paraId="73B56ABF" w14:textId="77777777" w:rsidR="00C55125" w:rsidRDefault="00C55125" w:rsidP="00544D34">
            <w:pPr>
              <w:autoSpaceDE w:val="0"/>
              <w:autoSpaceDN w:val="0"/>
              <w:adjustRightInd w:val="0"/>
              <w:ind w:firstLine="0"/>
              <w:jc w:val="left"/>
            </w:pPr>
            <w:r>
              <w:t>Ações do Ator</w:t>
            </w:r>
          </w:p>
        </w:tc>
        <w:tc>
          <w:tcPr>
            <w:tcW w:w="5805" w:type="dxa"/>
            <w:shd w:val="clear" w:color="auto" w:fill="BFBFBF" w:themeFill="background1" w:themeFillShade="BF"/>
          </w:tcPr>
          <w:p w14:paraId="11CD0472" w14:textId="77777777" w:rsidR="00C55125" w:rsidRDefault="00C55125" w:rsidP="00544D34">
            <w:pPr>
              <w:autoSpaceDE w:val="0"/>
              <w:autoSpaceDN w:val="0"/>
              <w:adjustRightInd w:val="0"/>
              <w:ind w:firstLine="0"/>
              <w:jc w:val="left"/>
            </w:pPr>
            <w:r>
              <w:t>Ações do Sistema</w:t>
            </w:r>
          </w:p>
        </w:tc>
      </w:tr>
      <w:tr w:rsidR="00C55125" w14:paraId="4BE1E558" w14:textId="77777777" w:rsidTr="00544D34">
        <w:tc>
          <w:tcPr>
            <w:tcW w:w="2689" w:type="dxa"/>
          </w:tcPr>
          <w:p w14:paraId="33603FB5" w14:textId="77777777" w:rsidR="00C55125" w:rsidRDefault="00C55125" w:rsidP="00C55125">
            <w:pPr>
              <w:autoSpaceDE w:val="0"/>
              <w:autoSpaceDN w:val="0"/>
              <w:adjustRightInd w:val="0"/>
              <w:ind w:firstLine="0"/>
              <w:jc w:val="left"/>
            </w:pPr>
            <w:r>
              <w:t>1 – Clicar no botão “Corrigir curva”</w:t>
            </w:r>
            <w:r w:rsidR="00633CBF">
              <w:t>.</w:t>
            </w:r>
          </w:p>
        </w:tc>
        <w:tc>
          <w:tcPr>
            <w:tcW w:w="5805" w:type="dxa"/>
          </w:tcPr>
          <w:p w14:paraId="0E78D076" w14:textId="77777777" w:rsidR="00C55125" w:rsidRDefault="00C55125" w:rsidP="00544D34">
            <w:pPr>
              <w:autoSpaceDE w:val="0"/>
              <w:autoSpaceDN w:val="0"/>
              <w:adjustRightInd w:val="0"/>
              <w:jc w:val="left"/>
            </w:pPr>
          </w:p>
        </w:tc>
      </w:tr>
      <w:tr w:rsidR="00C55125" w14:paraId="393CCC13" w14:textId="77777777" w:rsidTr="00544D34">
        <w:tc>
          <w:tcPr>
            <w:tcW w:w="2689" w:type="dxa"/>
          </w:tcPr>
          <w:p w14:paraId="34283214" w14:textId="77777777" w:rsidR="00C55125" w:rsidRDefault="00C55125" w:rsidP="00544D34">
            <w:pPr>
              <w:autoSpaceDE w:val="0"/>
              <w:autoSpaceDN w:val="0"/>
              <w:adjustRightInd w:val="0"/>
              <w:ind w:firstLine="0"/>
              <w:jc w:val="left"/>
            </w:pPr>
          </w:p>
        </w:tc>
        <w:tc>
          <w:tcPr>
            <w:tcW w:w="5805" w:type="dxa"/>
          </w:tcPr>
          <w:p w14:paraId="051607FB" w14:textId="77777777" w:rsidR="00C55125" w:rsidRDefault="00C55125" w:rsidP="00633CBF">
            <w:pPr>
              <w:autoSpaceDE w:val="0"/>
              <w:autoSpaceDN w:val="0"/>
              <w:adjustRightInd w:val="0"/>
              <w:ind w:firstLine="0"/>
              <w:jc w:val="left"/>
            </w:pPr>
            <w:r>
              <w:t xml:space="preserve">2 </w:t>
            </w:r>
            <w:r w:rsidR="00633CBF">
              <w:t>–</w:t>
            </w:r>
            <w:r>
              <w:t xml:space="preserve"> </w:t>
            </w:r>
            <w:r w:rsidR="00633CBF">
              <w:t>Abrir nova Janela com novos parâmetros a serem inseridos.</w:t>
            </w:r>
          </w:p>
        </w:tc>
      </w:tr>
      <w:tr w:rsidR="00C55125" w14:paraId="4A4363CD" w14:textId="77777777" w:rsidTr="00544D34">
        <w:tc>
          <w:tcPr>
            <w:tcW w:w="2689" w:type="dxa"/>
          </w:tcPr>
          <w:p w14:paraId="6C6DCEF7" w14:textId="77777777" w:rsidR="00C55125" w:rsidRDefault="00C55125" w:rsidP="00633CBF">
            <w:pPr>
              <w:autoSpaceDE w:val="0"/>
              <w:autoSpaceDN w:val="0"/>
              <w:adjustRightInd w:val="0"/>
              <w:ind w:firstLine="0"/>
              <w:jc w:val="left"/>
            </w:pPr>
            <w:r>
              <w:t xml:space="preserve">3 </w:t>
            </w:r>
            <w:r w:rsidR="00633CBF">
              <w:t>–</w:t>
            </w:r>
            <w:r>
              <w:t xml:space="preserve"> </w:t>
            </w:r>
            <w:r w:rsidR="00633CBF">
              <w:t>Inserir parâmetros para a correção da curva.</w:t>
            </w:r>
          </w:p>
        </w:tc>
        <w:tc>
          <w:tcPr>
            <w:tcW w:w="5805" w:type="dxa"/>
          </w:tcPr>
          <w:p w14:paraId="4BA9C04F" w14:textId="77777777" w:rsidR="00C55125" w:rsidRDefault="00C55125" w:rsidP="00544D34">
            <w:pPr>
              <w:autoSpaceDE w:val="0"/>
              <w:autoSpaceDN w:val="0"/>
              <w:adjustRightInd w:val="0"/>
              <w:jc w:val="left"/>
            </w:pPr>
          </w:p>
        </w:tc>
      </w:tr>
      <w:tr w:rsidR="00C55125" w14:paraId="027AFBD4" w14:textId="77777777" w:rsidTr="00544D34">
        <w:tc>
          <w:tcPr>
            <w:tcW w:w="2689" w:type="dxa"/>
          </w:tcPr>
          <w:p w14:paraId="165885CB" w14:textId="77777777" w:rsidR="00C55125" w:rsidRDefault="00C55125" w:rsidP="00544D34">
            <w:pPr>
              <w:autoSpaceDE w:val="0"/>
              <w:autoSpaceDN w:val="0"/>
              <w:adjustRightInd w:val="0"/>
              <w:jc w:val="left"/>
            </w:pPr>
          </w:p>
        </w:tc>
        <w:tc>
          <w:tcPr>
            <w:tcW w:w="5805" w:type="dxa"/>
          </w:tcPr>
          <w:p w14:paraId="5D1179D0" w14:textId="77777777" w:rsidR="00C55125" w:rsidRDefault="00C55125" w:rsidP="004A4762">
            <w:pPr>
              <w:autoSpaceDE w:val="0"/>
              <w:autoSpaceDN w:val="0"/>
              <w:adjustRightInd w:val="0"/>
              <w:ind w:firstLine="0"/>
              <w:jc w:val="left"/>
            </w:pPr>
            <w:r>
              <w:t xml:space="preserve">4 </w:t>
            </w:r>
            <w:r w:rsidR="00633CBF">
              <w:t>–</w:t>
            </w:r>
            <w:r>
              <w:t xml:space="preserve"> </w:t>
            </w:r>
            <w:r w:rsidR="004A4762">
              <w:t>Plotar a nova curva no gráfico</w:t>
            </w:r>
            <w:r w:rsidR="00477EEA">
              <w:t>.</w:t>
            </w:r>
          </w:p>
        </w:tc>
      </w:tr>
      <w:tr w:rsidR="00627353" w14:paraId="03508E99" w14:textId="77777777" w:rsidTr="00544D34">
        <w:tc>
          <w:tcPr>
            <w:tcW w:w="2689" w:type="dxa"/>
          </w:tcPr>
          <w:p w14:paraId="1428C471" w14:textId="77777777" w:rsidR="00627353" w:rsidRDefault="00627353" w:rsidP="00544D34">
            <w:pPr>
              <w:autoSpaceDE w:val="0"/>
              <w:autoSpaceDN w:val="0"/>
              <w:adjustRightInd w:val="0"/>
              <w:jc w:val="left"/>
            </w:pPr>
          </w:p>
        </w:tc>
        <w:tc>
          <w:tcPr>
            <w:tcW w:w="5805" w:type="dxa"/>
          </w:tcPr>
          <w:p w14:paraId="7B04D447" w14:textId="447DDFC6" w:rsidR="00627353" w:rsidRDefault="00627353" w:rsidP="004A4762">
            <w:pPr>
              <w:autoSpaceDE w:val="0"/>
              <w:autoSpaceDN w:val="0"/>
              <w:adjustRightInd w:val="0"/>
              <w:ind w:firstLine="0"/>
              <w:jc w:val="left"/>
            </w:pPr>
            <w:r>
              <w:t>5 – Cálculo dos parâmetros através da nova curva IxV</w:t>
            </w:r>
          </w:p>
        </w:tc>
      </w:tr>
      <w:tr w:rsidR="00C55125" w14:paraId="6BC3A277" w14:textId="77777777" w:rsidTr="00544D34">
        <w:tc>
          <w:tcPr>
            <w:tcW w:w="2689" w:type="dxa"/>
            <w:shd w:val="clear" w:color="auto" w:fill="BFBFBF" w:themeFill="background1" w:themeFillShade="BF"/>
          </w:tcPr>
          <w:p w14:paraId="431BB0A2" w14:textId="77777777" w:rsidR="00C55125" w:rsidRDefault="00C55125" w:rsidP="00544D34">
            <w:pPr>
              <w:autoSpaceDE w:val="0"/>
              <w:autoSpaceDN w:val="0"/>
              <w:adjustRightInd w:val="0"/>
              <w:ind w:firstLine="0"/>
              <w:jc w:val="left"/>
            </w:pPr>
            <w:r>
              <w:t>Restrições/Validações</w:t>
            </w:r>
          </w:p>
        </w:tc>
        <w:tc>
          <w:tcPr>
            <w:tcW w:w="5805" w:type="dxa"/>
          </w:tcPr>
          <w:p w14:paraId="18540EAC" w14:textId="77777777" w:rsidR="00C55125" w:rsidRDefault="00477EEA" w:rsidP="00477EEA">
            <w:pPr>
              <w:autoSpaceDE w:val="0"/>
              <w:autoSpaceDN w:val="0"/>
              <w:adjustRightInd w:val="0"/>
              <w:ind w:firstLine="0"/>
              <w:jc w:val="left"/>
            </w:pPr>
            <w:r>
              <w:t>1 - Todos os campos da tela de correção devem ser preenchidos.</w:t>
            </w:r>
          </w:p>
        </w:tc>
      </w:tr>
    </w:tbl>
    <w:p w14:paraId="4B3CA218" w14:textId="77777777" w:rsidR="00C55125" w:rsidRPr="00C55125" w:rsidRDefault="00C55125" w:rsidP="00C55125"/>
    <w:p w14:paraId="17DD7D5D" w14:textId="77777777" w:rsidR="00633CBF" w:rsidRPr="00CC3DC0" w:rsidRDefault="00F25D58" w:rsidP="00633CBF">
      <w:pPr>
        <w:autoSpaceDE w:val="0"/>
        <w:autoSpaceDN w:val="0"/>
        <w:adjustRightInd w:val="0"/>
        <w:jc w:val="center"/>
        <w:rPr>
          <w:b/>
        </w:rPr>
      </w:pPr>
      <w:r>
        <w:rPr>
          <w:b/>
        </w:rPr>
        <w:t xml:space="preserve">Tabela </w:t>
      </w:r>
      <w:r w:rsidR="004F5D88" w:rsidRPr="004F5D88">
        <w:rPr>
          <w:b/>
        </w:rPr>
        <w:t>6</w:t>
      </w:r>
      <w:r w:rsidR="00633CBF" w:rsidRPr="00CC3DC0">
        <w:rPr>
          <w:b/>
        </w:rPr>
        <w:t xml:space="preserve"> – Caso de Uso </w:t>
      </w:r>
      <w:r w:rsidR="00633CBF">
        <w:rPr>
          <w:b/>
        </w:rPr>
        <w:t>Encerrar Programa</w:t>
      </w:r>
    </w:p>
    <w:tbl>
      <w:tblPr>
        <w:tblStyle w:val="Tabelacomgrade"/>
        <w:tblW w:w="0" w:type="auto"/>
        <w:tblLook w:val="04A0" w:firstRow="1" w:lastRow="0" w:firstColumn="1" w:lastColumn="0" w:noHBand="0" w:noVBand="1"/>
      </w:tblPr>
      <w:tblGrid>
        <w:gridCol w:w="2689"/>
        <w:gridCol w:w="5805"/>
      </w:tblGrid>
      <w:tr w:rsidR="00633CBF" w14:paraId="315834CA" w14:textId="77777777" w:rsidTr="00544D34">
        <w:tc>
          <w:tcPr>
            <w:tcW w:w="2689" w:type="dxa"/>
            <w:shd w:val="clear" w:color="auto" w:fill="BFBFBF" w:themeFill="background1" w:themeFillShade="BF"/>
          </w:tcPr>
          <w:p w14:paraId="271F0691" w14:textId="77777777" w:rsidR="00633CBF" w:rsidRDefault="00633CBF" w:rsidP="00CA7A9C">
            <w:pPr>
              <w:autoSpaceDE w:val="0"/>
              <w:autoSpaceDN w:val="0"/>
              <w:adjustRightInd w:val="0"/>
              <w:ind w:firstLine="0"/>
            </w:pPr>
            <w:r>
              <w:t>Nome do Caso de Uso</w:t>
            </w:r>
          </w:p>
        </w:tc>
        <w:tc>
          <w:tcPr>
            <w:tcW w:w="5805" w:type="dxa"/>
          </w:tcPr>
          <w:p w14:paraId="6C4BC1D7" w14:textId="77777777" w:rsidR="00633CBF" w:rsidRPr="005842D5" w:rsidRDefault="00633CBF" w:rsidP="00CA7A9C">
            <w:pPr>
              <w:autoSpaceDE w:val="0"/>
              <w:autoSpaceDN w:val="0"/>
              <w:adjustRightInd w:val="0"/>
              <w:ind w:firstLine="0"/>
            </w:pPr>
            <w:r>
              <w:t>Encerrar Programa</w:t>
            </w:r>
          </w:p>
        </w:tc>
      </w:tr>
      <w:tr w:rsidR="00633CBF" w14:paraId="2A901009" w14:textId="77777777" w:rsidTr="00544D34">
        <w:tc>
          <w:tcPr>
            <w:tcW w:w="2689" w:type="dxa"/>
            <w:shd w:val="clear" w:color="auto" w:fill="BFBFBF" w:themeFill="background1" w:themeFillShade="BF"/>
          </w:tcPr>
          <w:p w14:paraId="1FEE0193" w14:textId="77777777" w:rsidR="00633CBF" w:rsidRDefault="00633CBF" w:rsidP="00CA7A9C">
            <w:pPr>
              <w:autoSpaceDE w:val="0"/>
              <w:autoSpaceDN w:val="0"/>
              <w:adjustRightInd w:val="0"/>
              <w:ind w:firstLine="0"/>
            </w:pPr>
            <w:r>
              <w:t>Ator Principal</w:t>
            </w:r>
          </w:p>
        </w:tc>
        <w:tc>
          <w:tcPr>
            <w:tcW w:w="5805" w:type="dxa"/>
          </w:tcPr>
          <w:p w14:paraId="08BF363A" w14:textId="77777777" w:rsidR="00633CBF" w:rsidRDefault="00633CBF" w:rsidP="00CA7A9C">
            <w:pPr>
              <w:autoSpaceDE w:val="0"/>
              <w:autoSpaceDN w:val="0"/>
              <w:adjustRightInd w:val="0"/>
              <w:ind w:firstLine="0"/>
            </w:pPr>
            <w:r>
              <w:t>Pesquisadores</w:t>
            </w:r>
          </w:p>
        </w:tc>
      </w:tr>
      <w:tr w:rsidR="00633CBF" w14:paraId="28070CE9" w14:textId="77777777" w:rsidTr="00544D34">
        <w:tc>
          <w:tcPr>
            <w:tcW w:w="2689" w:type="dxa"/>
            <w:shd w:val="clear" w:color="auto" w:fill="BFBFBF" w:themeFill="background1" w:themeFillShade="BF"/>
          </w:tcPr>
          <w:p w14:paraId="73C3EF40" w14:textId="77777777" w:rsidR="00633CBF" w:rsidRDefault="00633CBF" w:rsidP="00CA7A9C">
            <w:pPr>
              <w:autoSpaceDE w:val="0"/>
              <w:autoSpaceDN w:val="0"/>
              <w:adjustRightInd w:val="0"/>
              <w:ind w:firstLine="0"/>
            </w:pPr>
            <w:r>
              <w:t>Resumo</w:t>
            </w:r>
          </w:p>
        </w:tc>
        <w:tc>
          <w:tcPr>
            <w:tcW w:w="5805" w:type="dxa"/>
          </w:tcPr>
          <w:p w14:paraId="3EBE5D1E" w14:textId="77777777" w:rsidR="00633CBF" w:rsidRDefault="00633CBF" w:rsidP="00CA7A9C">
            <w:pPr>
              <w:autoSpaceDE w:val="0"/>
              <w:autoSpaceDN w:val="0"/>
              <w:adjustRightInd w:val="0"/>
              <w:ind w:firstLine="0"/>
            </w:pPr>
            <w:r>
              <w:t>Este caso de uso descreve as etapas percorridas pelo usuário para encerrar o programa</w:t>
            </w:r>
          </w:p>
        </w:tc>
      </w:tr>
      <w:tr w:rsidR="00633CBF" w14:paraId="469473EC" w14:textId="77777777" w:rsidTr="00544D34">
        <w:tc>
          <w:tcPr>
            <w:tcW w:w="2689" w:type="dxa"/>
            <w:shd w:val="clear" w:color="auto" w:fill="BFBFBF" w:themeFill="background1" w:themeFillShade="BF"/>
          </w:tcPr>
          <w:p w14:paraId="31870549" w14:textId="77777777" w:rsidR="00633CBF" w:rsidRDefault="00633CBF" w:rsidP="00CA7A9C">
            <w:pPr>
              <w:autoSpaceDE w:val="0"/>
              <w:autoSpaceDN w:val="0"/>
              <w:adjustRightInd w:val="0"/>
              <w:ind w:firstLine="0"/>
            </w:pPr>
            <w:r>
              <w:t>Pré-Condições</w:t>
            </w:r>
          </w:p>
        </w:tc>
        <w:tc>
          <w:tcPr>
            <w:tcW w:w="5805" w:type="dxa"/>
          </w:tcPr>
          <w:p w14:paraId="23E295AB" w14:textId="77777777" w:rsidR="00633CBF" w:rsidRDefault="00633CBF" w:rsidP="00CA7A9C">
            <w:pPr>
              <w:autoSpaceDE w:val="0"/>
              <w:autoSpaceDN w:val="0"/>
              <w:adjustRightInd w:val="0"/>
              <w:ind w:firstLine="0"/>
            </w:pPr>
            <w:r>
              <w:t>Nenhuma medição esteja em andamento</w:t>
            </w:r>
          </w:p>
        </w:tc>
      </w:tr>
      <w:tr w:rsidR="00633CBF" w14:paraId="752654FC" w14:textId="77777777" w:rsidTr="00544D34">
        <w:tc>
          <w:tcPr>
            <w:tcW w:w="8494" w:type="dxa"/>
            <w:gridSpan w:val="2"/>
            <w:shd w:val="clear" w:color="auto" w:fill="BFBFBF" w:themeFill="background1" w:themeFillShade="BF"/>
          </w:tcPr>
          <w:p w14:paraId="4830046B" w14:textId="77777777" w:rsidR="00633CBF" w:rsidRDefault="00633CBF" w:rsidP="00CA7A9C">
            <w:pPr>
              <w:autoSpaceDE w:val="0"/>
              <w:autoSpaceDN w:val="0"/>
              <w:adjustRightInd w:val="0"/>
              <w:ind w:firstLine="0"/>
            </w:pPr>
            <w:r>
              <w:t>Fluxo Principal</w:t>
            </w:r>
          </w:p>
        </w:tc>
      </w:tr>
      <w:tr w:rsidR="00633CBF" w14:paraId="47D4C85D" w14:textId="77777777" w:rsidTr="00544D34">
        <w:tc>
          <w:tcPr>
            <w:tcW w:w="2689" w:type="dxa"/>
            <w:shd w:val="clear" w:color="auto" w:fill="BFBFBF" w:themeFill="background1" w:themeFillShade="BF"/>
          </w:tcPr>
          <w:p w14:paraId="5A9738C3" w14:textId="77777777" w:rsidR="00633CBF" w:rsidRDefault="00633CBF" w:rsidP="00CA7A9C">
            <w:pPr>
              <w:autoSpaceDE w:val="0"/>
              <w:autoSpaceDN w:val="0"/>
              <w:adjustRightInd w:val="0"/>
              <w:ind w:firstLine="0"/>
            </w:pPr>
            <w:r>
              <w:t>Ações do Ator</w:t>
            </w:r>
          </w:p>
        </w:tc>
        <w:tc>
          <w:tcPr>
            <w:tcW w:w="5805" w:type="dxa"/>
            <w:shd w:val="clear" w:color="auto" w:fill="BFBFBF" w:themeFill="background1" w:themeFillShade="BF"/>
          </w:tcPr>
          <w:p w14:paraId="76697C5C" w14:textId="77777777" w:rsidR="00633CBF" w:rsidRDefault="00633CBF" w:rsidP="00CA7A9C">
            <w:pPr>
              <w:autoSpaceDE w:val="0"/>
              <w:autoSpaceDN w:val="0"/>
              <w:adjustRightInd w:val="0"/>
              <w:ind w:firstLine="0"/>
            </w:pPr>
            <w:r>
              <w:t>Ações do Sistema</w:t>
            </w:r>
          </w:p>
        </w:tc>
      </w:tr>
      <w:tr w:rsidR="00633CBF" w14:paraId="5C6DCE6A" w14:textId="77777777" w:rsidTr="00544D34">
        <w:tc>
          <w:tcPr>
            <w:tcW w:w="2689" w:type="dxa"/>
          </w:tcPr>
          <w:p w14:paraId="491763D6" w14:textId="77777777" w:rsidR="00CA7A9C" w:rsidRDefault="00CA7A9C" w:rsidP="00CA7A9C">
            <w:pPr>
              <w:autoSpaceDE w:val="0"/>
              <w:autoSpaceDN w:val="0"/>
              <w:adjustRightInd w:val="0"/>
              <w:ind w:firstLine="0"/>
              <w:jc w:val="left"/>
            </w:pPr>
            <w:r>
              <w:lastRenderedPageBreak/>
              <w:t>1 - Clicar no botão</w:t>
            </w:r>
          </w:p>
          <w:p w14:paraId="215DF098" w14:textId="77777777" w:rsidR="00633CBF" w:rsidRDefault="00633CBF" w:rsidP="00CA7A9C">
            <w:pPr>
              <w:autoSpaceDE w:val="0"/>
              <w:autoSpaceDN w:val="0"/>
              <w:adjustRightInd w:val="0"/>
              <w:ind w:firstLine="0"/>
              <w:jc w:val="left"/>
            </w:pPr>
            <w:r>
              <w:t>Encerrar Medição</w:t>
            </w:r>
          </w:p>
        </w:tc>
        <w:tc>
          <w:tcPr>
            <w:tcW w:w="5805" w:type="dxa"/>
          </w:tcPr>
          <w:p w14:paraId="2BE3C79E" w14:textId="77777777" w:rsidR="00633CBF" w:rsidRDefault="00633CBF" w:rsidP="00544D34">
            <w:pPr>
              <w:autoSpaceDE w:val="0"/>
              <w:autoSpaceDN w:val="0"/>
              <w:adjustRightInd w:val="0"/>
            </w:pPr>
          </w:p>
        </w:tc>
      </w:tr>
      <w:tr w:rsidR="00633CBF" w14:paraId="6CA50499" w14:textId="77777777" w:rsidTr="00544D34">
        <w:tc>
          <w:tcPr>
            <w:tcW w:w="2689" w:type="dxa"/>
          </w:tcPr>
          <w:p w14:paraId="7B94A66D" w14:textId="77777777" w:rsidR="00633CBF" w:rsidRDefault="00633CBF" w:rsidP="00544D34">
            <w:pPr>
              <w:autoSpaceDE w:val="0"/>
              <w:autoSpaceDN w:val="0"/>
              <w:adjustRightInd w:val="0"/>
            </w:pPr>
          </w:p>
        </w:tc>
        <w:tc>
          <w:tcPr>
            <w:tcW w:w="5805" w:type="dxa"/>
          </w:tcPr>
          <w:p w14:paraId="10C18F59" w14:textId="77777777" w:rsidR="00633CBF" w:rsidRDefault="00633CBF" w:rsidP="00544D34">
            <w:pPr>
              <w:autoSpaceDE w:val="0"/>
              <w:autoSpaceDN w:val="0"/>
              <w:adjustRightInd w:val="0"/>
            </w:pPr>
            <w:r>
              <w:t>2 – O programa é encerrado</w:t>
            </w:r>
          </w:p>
        </w:tc>
      </w:tr>
    </w:tbl>
    <w:p w14:paraId="11AE556D" w14:textId="77777777" w:rsidR="00633CBF" w:rsidRPr="00633CBF" w:rsidRDefault="00633CBF" w:rsidP="00633CBF"/>
    <w:p w14:paraId="680FE32E" w14:textId="77777777" w:rsidR="00050312" w:rsidRPr="003209DB" w:rsidRDefault="00050312" w:rsidP="009630A1">
      <w:pPr>
        <w:pStyle w:val="Ttulo3"/>
      </w:pPr>
      <w:bookmarkStart w:id="405" w:name="_Toc500174842"/>
      <w:r w:rsidRPr="003209DB">
        <w:t>Requisitos Não Funcionais</w:t>
      </w:r>
      <w:bookmarkEnd w:id="405"/>
    </w:p>
    <w:p w14:paraId="448B3879" w14:textId="77777777" w:rsidR="00050312" w:rsidRPr="00D11536" w:rsidRDefault="00D11536" w:rsidP="00050312">
      <w:r w:rsidRPr="00D11536">
        <w:t>Esta seção contém</w:t>
      </w:r>
      <w:r w:rsidR="00050312" w:rsidRPr="00D11536">
        <w:t xml:space="preserve"> todos os requisitos não funcionais </w:t>
      </w:r>
      <w:r w:rsidR="00544D34">
        <w:t xml:space="preserve">do produto </w:t>
      </w:r>
      <w:r w:rsidR="00050312" w:rsidRPr="00D11536">
        <w:t xml:space="preserve">levantados. </w:t>
      </w:r>
    </w:p>
    <w:p w14:paraId="2C024EDA" w14:textId="77777777" w:rsidR="00050312" w:rsidRPr="005F70BC" w:rsidRDefault="00050312" w:rsidP="00050312">
      <w:pPr>
        <w:pStyle w:val="Ttulo4"/>
        <w:rPr>
          <w:color w:val="auto"/>
        </w:rPr>
      </w:pPr>
      <w:bookmarkStart w:id="406" w:name="_Toc500174843"/>
      <w:r w:rsidRPr="005F70BC">
        <w:rPr>
          <w:color w:val="auto"/>
        </w:rPr>
        <w:t>Requisito</w:t>
      </w:r>
      <w:r w:rsidR="005F70BC" w:rsidRPr="005F70BC">
        <w:rPr>
          <w:color w:val="auto"/>
        </w:rPr>
        <w:t>s de Desempenho</w:t>
      </w:r>
      <w:bookmarkEnd w:id="406"/>
    </w:p>
    <w:p w14:paraId="6F97D350" w14:textId="77777777" w:rsidR="00050312" w:rsidRPr="005F70BC" w:rsidRDefault="00544D34" w:rsidP="008737B3">
      <w:pPr>
        <w:ind w:left="709" w:firstLine="0"/>
      </w:pPr>
      <w:r>
        <w:t>RNF01 – A aquisição de dados deverá ser feita em no máximo 1</w:t>
      </w:r>
      <w:r w:rsidR="0080537B">
        <w:t xml:space="preserve"> segundo por ponto da curva IxV.</w:t>
      </w:r>
    </w:p>
    <w:p w14:paraId="2E92A743" w14:textId="77777777" w:rsidR="005F70BC" w:rsidRDefault="005F70BC" w:rsidP="005F70BC">
      <w:pPr>
        <w:pStyle w:val="Ttulo4"/>
        <w:rPr>
          <w:color w:val="auto"/>
        </w:rPr>
      </w:pPr>
      <w:bookmarkStart w:id="407" w:name="_Toc500174844"/>
      <w:r w:rsidRPr="005F70BC">
        <w:rPr>
          <w:color w:val="auto"/>
        </w:rPr>
        <w:t>Requisito Usabilidade</w:t>
      </w:r>
      <w:bookmarkEnd w:id="407"/>
    </w:p>
    <w:p w14:paraId="4B279147" w14:textId="77777777" w:rsidR="00544D34" w:rsidRDefault="00B00BCE" w:rsidP="00544D34">
      <w:r>
        <w:t>RNF02</w:t>
      </w:r>
      <w:r w:rsidR="00544D34">
        <w:t xml:space="preserve"> – O programa deverá conter uma tela com o manual de uso do programa.</w:t>
      </w:r>
    </w:p>
    <w:p w14:paraId="47FD25C3" w14:textId="77777777" w:rsidR="00544D34" w:rsidRDefault="00B00BCE" w:rsidP="008737B3">
      <w:pPr>
        <w:ind w:left="709" w:firstLine="0"/>
      </w:pPr>
      <w:r>
        <w:t>RNF03</w:t>
      </w:r>
      <w:r w:rsidR="00544D34">
        <w:t xml:space="preserve"> – Ao </w:t>
      </w:r>
      <w:r>
        <w:t>detectar</w:t>
      </w:r>
      <w:r w:rsidR="00544D34">
        <w:t xml:space="preserve"> falta</w:t>
      </w:r>
      <w:r>
        <w:t xml:space="preserve"> da inserção de parâmetros obrigatórios para a medição, apresentar uma tela de aviso.</w:t>
      </w:r>
    </w:p>
    <w:p w14:paraId="559E82EE" w14:textId="77777777" w:rsidR="00B00BCE" w:rsidRPr="00544D34" w:rsidRDefault="00B00BCE" w:rsidP="00F20475">
      <w:r>
        <w:t>RNF04 – O programa deverá conter uma interface limpa com poucos botões.</w:t>
      </w:r>
    </w:p>
    <w:p w14:paraId="3D11BD2D" w14:textId="77777777" w:rsidR="005F70BC" w:rsidRPr="005F70BC" w:rsidRDefault="005F70BC" w:rsidP="005F70BC">
      <w:pPr>
        <w:pStyle w:val="Ttulo4"/>
        <w:rPr>
          <w:color w:val="auto"/>
        </w:rPr>
      </w:pPr>
      <w:bookmarkStart w:id="408" w:name="_Toc500174845"/>
      <w:r w:rsidRPr="005F70BC">
        <w:rPr>
          <w:color w:val="auto"/>
        </w:rPr>
        <w:t>Requisito Integridade</w:t>
      </w:r>
      <w:bookmarkEnd w:id="408"/>
    </w:p>
    <w:p w14:paraId="6C934395" w14:textId="0B93FB2E" w:rsidR="00B00BCE" w:rsidRDefault="00B00BCE" w:rsidP="008737B3">
      <w:pPr>
        <w:ind w:left="709" w:firstLine="0"/>
      </w:pPr>
      <w:r>
        <w:t>R</w:t>
      </w:r>
      <w:r w:rsidR="00F20475">
        <w:t>NF05</w:t>
      </w:r>
      <w:r>
        <w:t xml:space="preserve"> – O programa não deve executar a medição caso os parâmetros obrigatórios não </w:t>
      </w:r>
      <w:r w:rsidR="00605674">
        <w:t xml:space="preserve">sejam </w:t>
      </w:r>
      <w:r>
        <w:t>inseridos.</w:t>
      </w:r>
    </w:p>
    <w:p w14:paraId="68949BF8" w14:textId="77777777" w:rsidR="00B00BCE" w:rsidRPr="005F70BC" w:rsidRDefault="00F20475" w:rsidP="008737B3">
      <w:pPr>
        <w:ind w:left="709" w:firstLine="0"/>
      </w:pPr>
      <w:r w:rsidRPr="005F43D1">
        <w:t>RNF06</w:t>
      </w:r>
      <w:r w:rsidR="00B00BCE" w:rsidRPr="005F43D1">
        <w:t xml:space="preserve"> – O programa não deve executar a medição caso os parâmetros numéricos referentes a tensão sejam muitos altos.</w:t>
      </w:r>
    </w:p>
    <w:p w14:paraId="28306837" w14:textId="77777777" w:rsidR="006D15A9" w:rsidRPr="005F70BC" w:rsidRDefault="006D15A9" w:rsidP="006D15A9">
      <w:pPr>
        <w:pStyle w:val="Ttulo4"/>
        <w:rPr>
          <w:color w:val="auto"/>
        </w:rPr>
      </w:pPr>
      <w:bookmarkStart w:id="409" w:name="_Toc500174846"/>
      <w:r w:rsidRPr="005F70BC">
        <w:rPr>
          <w:color w:val="auto"/>
        </w:rPr>
        <w:t xml:space="preserve">Requisito </w:t>
      </w:r>
      <w:r>
        <w:rPr>
          <w:color w:val="auto"/>
        </w:rPr>
        <w:t>Compatibilidade</w:t>
      </w:r>
      <w:bookmarkEnd w:id="409"/>
    </w:p>
    <w:p w14:paraId="641AC7C4" w14:textId="77777777" w:rsidR="004A4762" w:rsidRDefault="00F20475" w:rsidP="008737B3">
      <w:pPr>
        <w:ind w:left="709" w:firstLine="0"/>
      </w:pPr>
      <w:r w:rsidRPr="00F20475">
        <w:t>RNF07</w:t>
      </w:r>
      <w:r w:rsidR="006D15A9" w:rsidRPr="00F20475">
        <w:t xml:space="preserve"> – O programa deverá rodar em qualquer sistema Windows com os drivers necess</w:t>
      </w:r>
      <w:r w:rsidR="004A4762" w:rsidRPr="00F20475">
        <w:t xml:space="preserve">ários </w:t>
      </w:r>
      <w:r w:rsidR="006D15A9" w:rsidRPr="00F20475">
        <w:t>instalados.</w:t>
      </w:r>
      <w:r w:rsidR="004A4762">
        <w:t xml:space="preserve"> </w:t>
      </w:r>
    </w:p>
    <w:p w14:paraId="726E9679" w14:textId="77777777" w:rsidR="004A4762" w:rsidRPr="007C25E4" w:rsidRDefault="004A4762" w:rsidP="004A4762">
      <w:pPr>
        <w:sectPr w:rsidR="004A4762" w:rsidRPr="007C25E4" w:rsidSect="00755184">
          <w:headerReference w:type="default" r:id="rId16"/>
          <w:footerReference w:type="default" r:id="rId17"/>
          <w:pgSz w:w="11907" w:h="16840" w:code="9"/>
          <w:pgMar w:top="1701" w:right="1134" w:bottom="1134" w:left="1701" w:header="1134" w:footer="1134" w:gutter="0"/>
          <w:pgNumType w:start="1"/>
          <w:cols w:space="720"/>
          <w:noEndnote/>
          <w:docGrid w:linePitch="326"/>
        </w:sectPr>
      </w:pPr>
    </w:p>
    <w:p w14:paraId="178F8BDB" w14:textId="77777777" w:rsidR="00B50914" w:rsidRDefault="00B50914" w:rsidP="0071774A">
      <w:pPr>
        <w:pStyle w:val="Ttulo1"/>
      </w:pPr>
      <w:bookmarkStart w:id="410" w:name="_Toc438241743"/>
      <w:bookmarkStart w:id="411" w:name="_Toc438245123"/>
      <w:bookmarkStart w:id="412" w:name="_Toc500174847"/>
      <w:r>
        <w:lastRenderedPageBreak/>
        <w:t>D</w:t>
      </w:r>
      <w:r w:rsidR="003C7920">
        <w:t>ESENVOLVIMENTO</w:t>
      </w:r>
      <w:bookmarkEnd w:id="410"/>
      <w:bookmarkEnd w:id="411"/>
      <w:bookmarkEnd w:id="412"/>
      <w:r w:rsidR="00531EB6">
        <w:t xml:space="preserve"> </w:t>
      </w:r>
    </w:p>
    <w:p w14:paraId="78F5199C" w14:textId="77B7F67E" w:rsidR="0002779B" w:rsidRPr="0002779B" w:rsidRDefault="00C65D69" w:rsidP="0002779B">
      <w:r>
        <w:t>O programa foi desenvolvido baseado na lógica apres</w:t>
      </w:r>
      <w:r w:rsidR="005F6E43">
        <w:t xml:space="preserve">entada no fluxograma da Figura </w:t>
      </w:r>
      <w:r w:rsidR="006A5128" w:rsidRPr="003209DB">
        <w:t>6</w:t>
      </w:r>
      <w:r>
        <w:t xml:space="preserve">, </w:t>
      </w:r>
      <w:r w:rsidR="00605674">
        <w:t xml:space="preserve">sendo que </w:t>
      </w:r>
      <w:r>
        <w:t xml:space="preserve">aos poucos </w:t>
      </w:r>
      <w:r w:rsidR="00605674">
        <w:t xml:space="preserve">foram incrementadas </w:t>
      </w:r>
      <w:r w:rsidR="002D39B1">
        <w:t>novas funcionalidades</w:t>
      </w:r>
      <w:r w:rsidR="00605674">
        <w:t>,</w:t>
      </w:r>
      <w:r w:rsidR="002D39B1">
        <w:t xml:space="preserve"> como: </w:t>
      </w:r>
      <w:r w:rsidR="00605674">
        <w:t xml:space="preserve">a possibilidade de </w:t>
      </w:r>
      <w:r>
        <w:t>tirar Print das telas do programa,</w:t>
      </w:r>
      <w:r w:rsidR="00B61FD1">
        <w:t xml:space="preserve"> a possibilidade de</w:t>
      </w:r>
      <w:r>
        <w:t xml:space="preserve"> parar a medição a qualquer momento, um botão que abre um guia </w:t>
      </w:r>
      <w:r w:rsidR="00B61FD1">
        <w:t>que instrui o</w:t>
      </w:r>
      <w:r>
        <w:t xml:space="preserve"> usuário </w:t>
      </w:r>
      <w:r w:rsidR="00B61FD1">
        <w:t xml:space="preserve">a como </w:t>
      </w:r>
      <w:r>
        <w:t xml:space="preserve">utilizar o programa, uma opção para que o usuário escolha a quantidade de </w:t>
      </w:r>
      <w:r w:rsidR="00B636CD">
        <w:t>medições que irão ocorrer ou a quantidade de leituras em cada ponto da curva, plotando a média e o desvio padrão no gráfico.</w:t>
      </w:r>
    </w:p>
    <w:p w14:paraId="6DE479B1" w14:textId="02F577C9" w:rsidR="00601F08" w:rsidRPr="00601F08" w:rsidRDefault="00F25D58" w:rsidP="00601F08">
      <w:pPr>
        <w:autoSpaceDE w:val="0"/>
        <w:autoSpaceDN w:val="0"/>
        <w:adjustRightInd w:val="0"/>
        <w:jc w:val="center"/>
        <w:rPr>
          <w:b/>
        </w:rPr>
      </w:pPr>
      <w:r w:rsidRPr="008D7022">
        <w:rPr>
          <w:b/>
        </w:rPr>
        <w:t xml:space="preserve">Figura </w:t>
      </w:r>
      <w:r w:rsidR="006A5128" w:rsidRPr="008D7022">
        <w:rPr>
          <w:b/>
        </w:rPr>
        <w:t>6</w:t>
      </w:r>
      <w:r w:rsidR="00601F08" w:rsidRPr="008D7022">
        <w:rPr>
          <w:b/>
        </w:rPr>
        <w:t xml:space="preserve"> – Fluxograma da lógica principal</w:t>
      </w:r>
      <w:r w:rsidR="00605674" w:rsidRPr="008D7022">
        <w:rPr>
          <w:b/>
        </w:rPr>
        <w:t xml:space="preserve"> do programa desenvolvido</w:t>
      </w:r>
    </w:p>
    <w:p w14:paraId="711D7D99" w14:textId="77777777" w:rsidR="00601F08" w:rsidRDefault="00601F08" w:rsidP="00977EE0">
      <w:pPr>
        <w:ind w:hanging="142"/>
        <w:jc w:val="center"/>
        <w:rPr>
          <w:color w:val="00B050"/>
        </w:rPr>
      </w:pPr>
      <w:r>
        <w:rPr>
          <w:noProof/>
          <w:color w:val="00B050"/>
        </w:rPr>
        <w:drawing>
          <wp:inline distT="0" distB="0" distL="0" distR="0" wp14:anchorId="41F3828C" wp14:editId="5DF79C9D">
            <wp:extent cx="4874111" cy="2169807"/>
            <wp:effectExtent l="0" t="0" r="3175"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uxograma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874111" cy="2169807"/>
                    </a:xfrm>
                    <a:prstGeom prst="rect">
                      <a:avLst/>
                    </a:prstGeom>
                    <a:noFill/>
                    <a:ln>
                      <a:noFill/>
                    </a:ln>
                  </pic:spPr>
                </pic:pic>
              </a:graphicData>
            </a:graphic>
          </wp:inline>
        </w:drawing>
      </w:r>
    </w:p>
    <w:p w14:paraId="136851FE" w14:textId="77777777" w:rsidR="00601F08" w:rsidRDefault="00601F08" w:rsidP="00601F08">
      <w:pPr>
        <w:autoSpaceDE w:val="0"/>
        <w:autoSpaceDN w:val="0"/>
        <w:adjustRightInd w:val="0"/>
        <w:rPr>
          <w:color w:val="00B050"/>
        </w:rPr>
      </w:pPr>
      <w:r>
        <w:t>Fonte: Elaborada pelo autor</w:t>
      </w:r>
      <w:r w:rsidRPr="0063364B">
        <w:rPr>
          <w:color w:val="00B050"/>
        </w:rPr>
        <w:t xml:space="preserve"> </w:t>
      </w:r>
    </w:p>
    <w:p w14:paraId="241E370C" w14:textId="77777777" w:rsidR="00CB684A" w:rsidRPr="00EF25E9" w:rsidRDefault="00CB684A" w:rsidP="00CB684A">
      <w:pPr>
        <w:pStyle w:val="Ttulo2"/>
        <w:rPr>
          <w:color w:val="auto"/>
        </w:rPr>
      </w:pPr>
      <w:bookmarkStart w:id="413" w:name="_Toc500174848"/>
      <w:r w:rsidRPr="00EF25E9">
        <w:rPr>
          <w:color w:val="auto"/>
        </w:rPr>
        <w:t>Arquitetura</w:t>
      </w:r>
      <w:bookmarkEnd w:id="413"/>
    </w:p>
    <w:p w14:paraId="13FD613D" w14:textId="7EB01310" w:rsidR="00045CBB" w:rsidRDefault="00D72BE5" w:rsidP="00045CBB">
      <w:pPr>
        <w:rPr>
          <w:color w:val="00B050"/>
        </w:rPr>
      </w:pPr>
      <w:r>
        <w:t>Para o desenvolvimento do programa, foi adotado um padrão própri</w:t>
      </w:r>
      <w:r w:rsidR="00C80096">
        <w:t xml:space="preserve">o do sistema de desenvolvimento </w:t>
      </w:r>
      <w:r>
        <w:t xml:space="preserve">da ferramenta LabVIEW. </w:t>
      </w:r>
      <w:r w:rsidR="00045CBB">
        <w:t>Este padrão consiste em ter um Instrumento Virtual (do inglês, Virtual Intruments, ou VI)</w:t>
      </w:r>
      <w:r w:rsidR="00045CBB">
        <w:rPr>
          <w:rStyle w:val="Refdenotaderodap"/>
        </w:rPr>
        <w:footnoteReference w:id="1"/>
      </w:r>
      <w:r w:rsidR="00045CBB">
        <w:t xml:space="preserve"> para cada funcionalidade ou processo do programa. </w:t>
      </w:r>
    </w:p>
    <w:p w14:paraId="75FBC159" w14:textId="449A3ECD" w:rsidR="00363A21" w:rsidRPr="00732955" w:rsidDel="009D34ED" w:rsidRDefault="00363A21" w:rsidP="00045CBB">
      <w:pPr>
        <w:rPr>
          <w:del w:id="414" w:author="megacatia@hotmail.com" w:date="2017-12-04T19:27:00Z"/>
          <w:color w:val="000000" w:themeColor="text1"/>
        </w:rPr>
      </w:pPr>
      <w:r w:rsidRPr="00732955">
        <w:rPr>
          <w:color w:val="000000" w:themeColor="text1"/>
        </w:rPr>
        <w:t>Os VI</w:t>
      </w:r>
      <w:r w:rsidR="00732955" w:rsidRPr="00732955">
        <w:rPr>
          <w:color w:val="000000" w:themeColor="text1"/>
        </w:rPr>
        <w:t>s</w:t>
      </w:r>
      <w:r w:rsidRPr="00732955">
        <w:rPr>
          <w:color w:val="000000" w:themeColor="text1"/>
        </w:rPr>
        <w:t xml:space="preserve"> possuem uma hierarquia</w:t>
      </w:r>
      <w:r w:rsidR="00732955" w:rsidRPr="00732955">
        <w:rPr>
          <w:color w:val="000000" w:themeColor="text1"/>
        </w:rPr>
        <w:t xml:space="preserve"> onde o VI principal irá chamar dentro dele os sub-VIs que realizam as funcionalidades do programa</w:t>
      </w:r>
      <w:r w:rsidR="00732955" w:rsidRPr="00732955">
        <w:rPr>
          <w:b/>
          <w:color w:val="000000" w:themeColor="text1"/>
        </w:rPr>
        <w:t>.</w:t>
      </w:r>
      <w:r w:rsidRPr="00732955">
        <w:rPr>
          <w:color w:val="000000" w:themeColor="text1"/>
        </w:rPr>
        <w:t xml:space="preserve"> A hierarquia pode ser vista na Figura 7 abaixo.</w:t>
      </w:r>
    </w:p>
    <w:p w14:paraId="36327C8F" w14:textId="77777777" w:rsidR="00431175" w:rsidDel="009D34ED" w:rsidRDefault="00431175" w:rsidP="00D72BE5">
      <w:pPr>
        <w:rPr>
          <w:del w:id="415" w:author="megacatia@hotmail.com" w:date="2017-12-04T19:27:00Z"/>
        </w:rPr>
      </w:pPr>
    </w:p>
    <w:p w14:paraId="49E15270" w14:textId="5BBCCAF7" w:rsidR="00431175" w:rsidDel="009D34ED" w:rsidRDefault="00431175" w:rsidP="009D34ED">
      <w:pPr>
        <w:ind w:firstLine="0"/>
        <w:rPr>
          <w:del w:id="416" w:author="megacatia@hotmail.com" w:date="2017-12-04T19:27:00Z"/>
        </w:rPr>
        <w:pPrChange w:id="417" w:author="megacatia@hotmail.com" w:date="2017-12-04T19:27:00Z">
          <w:pPr/>
        </w:pPrChange>
      </w:pPr>
    </w:p>
    <w:p w14:paraId="675E0671" w14:textId="77777777" w:rsidR="00DA52E5" w:rsidRDefault="00DA52E5" w:rsidP="009D34ED">
      <w:pPr>
        <w:rPr>
          <w:color w:val="00B050"/>
        </w:rPr>
        <w:pPrChange w:id="418" w:author="megacatia@hotmail.com" w:date="2017-12-04T19:27:00Z">
          <w:pPr/>
        </w:pPrChange>
      </w:pPr>
    </w:p>
    <w:p w14:paraId="629A2AB2" w14:textId="77777777" w:rsidR="00DA52E5" w:rsidRDefault="00DA52E5" w:rsidP="00E97CDC">
      <w:pPr>
        <w:ind w:firstLine="0"/>
        <w:rPr>
          <w:color w:val="00B050"/>
        </w:rPr>
      </w:pPr>
    </w:p>
    <w:p w14:paraId="4F64D431" w14:textId="1D5CA1DA" w:rsidR="00C65E71" w:rsidRPr="00C65E71" w:rsidRDefault="0095522D" w:rsidP="00C65E71">
      <w:pPr>
        <w:autoSpaceDE w:val="0"/>
        <w:autoSpaceDN w:val="0"/>
        <w:adjustRightInd w:val="0"/>
        <w:jc w:val="center"/>
        <w:rPr>
          <w:b/>
        </w:rPr>
      </w:pPr>
      <w:r w:rsidRPr="008D7022">
        <w:rPr>
          <w:b/>
        </w:rPr>
        <w:lastRenderedPageBreak/>
        <w:t xml:space="preserve">Figura </w:t>
      </w:r>
      <w:r w:rsidR="006A5128" w:rsidRPr="008D7022">
        <w:rPr>
          <w:b/>
        </w:rPr>
        <w:t>7</w:t>
      </w:r>
      <w:r w:rsidR="007A6EF4" w:rsidRPr="008D7022">
        <w:rPr>
          <w:b/>
        </w:rPr>
        <w:t xml:space="preserve"> – Estrutura hierárquica d</w:t>
      </w:r>
      <w:r w:rsidR="002E0A84">
        <w:rPr>
          <w:b/>
        </w:rPr>
        <w:t>o</w:t>
      </w:r>
      <w:r w:rsidR="007A6EF4" w:rsidRPr="008D7022">
        <w:rPr>
          <w:b/>
        </w:rPr>
        <w:t>s VI</w:t>
      </w:r>
      <w:r w:rsidR="00C65E71" w:rsidRPr="008D7022">
        <w:rPr>
          <w:b/>
        </w:rPr>
        <w:t>s do programa</w:t>
      </w:r>
    </w:p>
    <w:p w14:paraId="6A2D3A5C" w14:textId="77777777" w:rsidR="00ED1C63" w:rsidRDefault="00ED1C63" w:rsidP="00B636CD">
      <w:pPr>
        <w:ind w:firstLine="426"/>
        <w:jc w:val="center"/>
        <w:rPr>
          <w:color w:val="00B050"/>
        </w:rPr>
      </w:pPr>
      <w:r>
        <w:rPr>
          <w:noProof/>
          <w:color w:val="00B050"/>
        </w:rPr>
        <w:drawing>
          <wp:inline distT="0" distB="0" distL="0" distR="0" wp14:anchorId="05ECFF0B" wp14:editId="00C0C708">
            <wp:extent cx="3281306" cy="3511247"/>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trutura Sub VIs"/>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281306" cy="3511247"/>
                    </a:xfrm>
                    <a:prstGeom prst="rect">
                      <a:avLst/>
                    </a:prstGeom>
                    <a:noFill/>
                    <a:ln>
                      <a:noFill/>
                    </a:ln>
                  </pic:spPr>
                </pic:pic>
              </a:graphicData>
            </a:graphic>
          </wp:inline>
        </w:drawing>
      </w:r>
    </w:p>
    <w:p w14:paraId="6424BE1A" w14:textId="77777777" w:rsidR="00A05413" w:rsidRPr="008D7022" w:rsidDel="009D34ED" w:rsidRDefault="00C65E71" w:rsidP="00E603A7">
      <w:pPr>
        <w:autoSpaceDE w:val="0"/>
        <w:autoSpaceDN w:val="0"/>
        <w:adjustRightInd w:val="0"/>
        <w:rPr>
          <w:del w:id="419" w:author="megacatia@hotmail.com" w:date="2017-12-04T19:27:00Z"/>
        </w:rPr>
      </w:pPr>
      <w:r w:rsidRPr="008D7022">
        <w:t xml:space="preserve">Fonte: </w:t>
      </w:r>
      <w:r w:rsidR="00854934" w:rsidRPr="008D7022">
        <w:t>Adaptada de imagem retirada do Programa</w:t>
      </w:r>
    </w:p>
    <w:p w14:paraId="709DCDC0" w14:textId="77777777" w:rsidR="00E603A7" w:rsidRPr="00E603A7" w:rsidRDefault="00E603A7" w:rsidP="009D34ED">
      <w:pPr>
        <w:autoSpaceDE w:val="0"/>
        <w:autoSpaceDN w:val="0"/>
        <w:adjustRightInd w:val="0"/>
        <w:rPr>
          <w:highlight w:val="yellow"/>
        </w:rPr>
        <w:pPrChange w:id="420" w:author="megacatia@hotmail.com" w:date="2017-12-04T19:27:00Z">
          <w:pPr>
            <w:autoSpaceDE w:val="0"/>
            <w:autoSpaceDN w:val="0"/>
            <w:adjustRightInd w:val="0"/>
          </w:pPr>
        </w:pPrChange>
      </w:pPr>
    </w:p>
    <w:p w14:paraId="70EB2493" w14:textId="77777777" w:rsidR="00E603A7" w:rsidRPr="00EF25E9" w:rsidRDefault="00E603A7" w:rsidP="00E603A7">
      <w:pPr>
        <w:pStyle w:val="Ttulo2"/>
        <w:rPr>
          <w:color w:val="auto"/>
        </w:rPr>
      </w:pPr>
      <w:bookmarkStart w:id="421" w:name="_Toc500174849"/>
      <w:r>
        <w:rPr>
          <w:color w:val="auto"/>
        </w:rPr>
        <w:t>VIs do programa</w:t>
      </w:r>
      <w:bookmarkEnd w:id="421"/>
    </w:p>
    <w:p w14:paraId="07E715EA" w14:textId="56F81A1C" w:rsidR="00CB1DB5" w:rsidDel="00363A21" w:rsidRDefault="00CB1DB5" w:rsidP="00CB1DB5">
      <w:pPr>
        <w:autoSpaceDE w:val="0"/>
        <w:autoSpaceDN w:val="0"/>
        <w:adjustRightInd w:val="0"/>
        <w:rPr>
          <w:del w:id="422" w:author="Guilherme Neves" w:date="2017-12-01T10:47:00Z"/>
        </w:rPr>
      </w:pPr>
      <w:r>
        <w:t xml:space="preserve">Como mostra a Figura </w:t>
      </w:r>
      <w:r w:rsidR="006A5128" w:rsidRPr="00E3647B">
        <w:t>7</w:t>
      </w:r>
      <w:r>
        <w:t xml:space="preserve">, </w:t>
      </w:r>
      <w:r w:rsidR="002E0A84">
        <w:t>o</w:t>
      </w:r>
      <w:r>
        <w:t xml:space="preserve"> VI principal é a </w:t>
      </w:r>
      <w:r w:rsidR="003209DB">
        <w:t>intitulad</w:t>
      </w:r>
      <w:r w:rsidR="002E0A84">
        <w:t>o</w:t>
      </w:r>
      <w:r>
        <w:t xml:space="preserve"> EntradaDeDados e a partir del</w:t>
      </w:r>
      <w:r w:rsidR="003209DB">
        <w:t>a, outr</w:t>
      </w:r>
      <w:r w:rsidR="002E0A84">
        <w:t>o</w:t>
      </w:r>
      <w:r w:rsidR="003209DB">
        <w:t>s sub-VIs são chamadas</w:t>
      </w:r>
      <w:r w:rsidR="00363A21">
        <w:t xml:space="preserve"> durante o processamento do programa</w:t>
      </w:r>
      <w:r w:rsidR="003209DB">
        <w:t>.</w:t>
      </w:r>
      <w:ins w:id="423" w:author="Douglas Noronha" w:date="2017-12-04T10:18:00Z">
        <w:r w:rsidR="008D7022">
          <w:t xml:space="preserve"> </w:t>
        </w:r>
      </w:ins>
    </w:p>
    <w:p w14:paraId="474064E2" w14:textId="77777777" w:rsidR="00E603A7" w:rsidRPr="00362132" w:rsidRDefault="00CB1DB5" w:rsidP="00CB1DB5">
      <w:pPr>
        <w:autoSpaceDE w:val="0"/>
        <w:autoSpaceDN w:val="0"/>
        <w:adjustRightInd w:val="0"/>
      </w:pPr>
      <w:r>
        <w:t>Ao longo do diagrama de blocos de cada VI, foi feito comentários com numeração, indicando não só o que determinada parte</w:t>
      </w:r>
      <w:r w:rsidR="00E26722">
        <w:t xml:space="preserve"> do diagrama</w:t>
      </w:r>
      <w:r>
        <w:t xml:space="preserve"> faz como também a ordem que as ações acontecem.</w:t>
      </w:r>
      <w:r w:rsidR="00E603A7">
        <w:t xml:space="preserve"> </w:t>
      </w:r>
    </w:p>
    <w:p w14:paraId="0C6B18C2" w14:textId="77777777" w:rsidR="00CB684A" w:rsidRPr="00830376" w:rsidRDefault="00601F08" w:rsidP="00CB684A">
      <w:pPr>
        <w:pStyle w:val="Ttulo3"/>
        <w:rPr>
          <w:color w:val="auto"/>
        </w:rPr>
      </w:pPr>
      <w:bookmarkStart w:id="424" w:name="_Toc500174850"/>
      <w:r w:rsidRPr="00830376">
        <w:rPr>
          <w:color w:val="auto"/>
        </w:rPr>
        <w:t>Entrada de dados</w:t>
      </w:r>
      <w:bookmarkEnd w:id="424"/>
    </w:p>
    <w:p w14:paraId="03A1781D" w14:textId="2D3188EA" w:rsidR="006721E6" w:rsidRDefault="00A34FCB" w:rsidP="006721E6">
      <w:r>
        <w:t>Est</w:t>
      </w:r>
      <w:r w:rsidR="002E0A84">
        <w:t>e</w:t>
      </w:r>
      <w:r>
        <w:t xml:space="preserve"> </w:t>
      </w:r>
      <w:r w:rsidR="0095522D">
        <w:t>é</w:t>
      </w:r>
      <w:r w:rsidR="002E0A84">
        <w:t xml:space="preserve"> o</w:t>
      </w:r>
      <w:r w:rsidR="0095522D">
        <w:t xml:space="preserve"> </w:t>
      </w:r>
      <w:r>
        <w:t>VI</w:t>
      </w:r>
      <w:r w:rsidR="0095522D">
        <w:t xml:space="preserve"> principal e</w:t>
      </w:r>
      <w:r>
        <w:t xml:space="preserve"> contém a entrada de todos os dados necessários para a caracterização, tais como: Nome da célula, Tipo da célula, Irradiância, Área da célula, Tensão máxima, Tensão no joelho da curva, Número de pontos antes e depois do joelho da curva, Número de curva e de</w:t>
      </w:r>
      <w:r w:rsidR="0095522D">
        <w:t xml:space="preserve"> medições por ponto, local e formato do arquivo com os dados. Além disso, est</w:t>
      </w:r>
      <w:r w:rsidR="002E0A84">
        <w:t>e</w:t>
      </w:r>
      <w:r w:rsidR="0095522D">
        <w:t xml:space="preserve"> VI irá chamar dentro del</w:t>
      </w:r>
      <w:r w:rsidR="002E0A84">
        <w:t>e</w:t>
      </w:r>
      <w:r w:rsidR="0095522D">
        <w:t xml:space="preserve"> </w:t>
      </w:r>
      <w:r w:rsidR="002E0A84">
        <w:t>o</w:t>
      </w:r>
      <w:r w:rsidR="0095522D">
        <w:t xml:space="preserve"> subVI de medição de temperatura, que irá informar a temperatura da célula</w:t>
      </w:r>
      <w:r w:rsidR="003F4C3E">
        <w:t>;</w:t>
      </w:r>
      <w:r w:rsidR="0095522D">
        <w:t xml:space="preserve"> </w:t>
      </w:r>
      <w:r w:rsidR="002E0A84">
        <w:t>o</w:t>
      </w:r>
      <w:r w:rsidR="0095522D">
        <w:t xml:space="preserve"> subVI do local do arquivo, que irá salvar o local onde o arquivo de dados será gravado</w:t>
      </w:r>
      <w:r w:rsidR="003F4C3E">
        <w:t>;</w:t>
      </w:r>
      <w:r w:rsidR="0095522D">
        <w:t xml:space="preserve"> subVI de Medição da célula</w:t>
      </w:r>
      <w:r w:rsidR="00E97CDC">
        <w:t>, que irá receber os dados de entrada como</w:t>
      </w:r>
      <w:r w:rsidR="00363A21">
        <w:t xml:space="preserve"> os</w:t>
      </w:r>
      <w:r w:rsidR="00E97CDC">
        <w:t xml:space="preserve"> parâmetros</w:t>
      </w:r>
      <w:r w:rsidR="0095522D">
        <w:t xml:space="preserve"> </w:t>
      </w:r>
      <w:r w:rsidR="00363A21">
        <w:t xml:space="preserve">que irão </w:t>
      </w:r>
      <w:r w:rsidR="0095522D">
        <w:t xml:space="preserve">dar início ao processo de caracterização. </w:t>
      </w:r>
      <w:r w:rsidR="00363A21">
        <w:t xml:space="preserve"> Na Figura 8 é possível observar </w:t>
      </w:r>
      <w:r w:rsidR="002E0A84">
        <w:lastRenderedPageBreak/>
        <w:t>o protótipo d</w:t>
      </w:r>
      <w:r w:rsidR="00363A21">
        <w:t>a primeira tela do programa onde são inseridas as informações para a realização da caracterização das células fotovoltaicas.</w:t>
      </w:r>
    </w:p>
    <w:p w14:paraId="64899566" w14:textId="77777777" w:rsidR="00A05413" w:rsidRDefault="00A61D3D" w:rsidP="00A61D3D">
      <w:pPr>
        <w:ind w:firstLine="0"/>
        <w:jc w:val="center"/>
      </w:pPr>
      <w:r>
        <w:rPr>
          <w:b/>
        </w:rPr>
        <w:t xml:space="preserve">Figura </w:t>
      </w:r>
      <w:r w:rsidR="006A5128" w:rsidRPr="006A5128">
        <w:rPr>
          <w:b/>
        </w:rPr>
        <w:t>8</w:t>
      </w:r>
      <w:r>
        <w:rPr>
          <w:b/>
        </w:rPr>
        <w:t xml:space="preserve"> – Protótipo da interface da entrada de dados do programa</w:t>
      </w:r>
    </w:p>
    <w:p w14:paraId="0D3551FC" w14:textId="77777777" w:rsidR="00A61D3D" w:rsidRDefault="00CA18BE" w:rsidP="00A61D3D">
      <w:pPr>
        <w:ind w:firstLine="0"/>
        <w:jc w:val="center"/>
      </w:pPr>
      <w:r>
        <w:rPr>
          <w:noProof/>
        </w:rPr>
        <w:drawing>
          <wp:inline distT="0" distB="0" distL="0" distR="0" wp14:anchorId="71E2541E" wp14:editId="12C1ED3A">
            <wp:extent cx="4276725" cy="2847975"/>
            <wp:effectExtent l="0" t="0" r="9525" b="9525"/>
            <wp:docPr id="24" name="Imagem 5" descr="prototipoT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totipoTel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76725" cy="2847975"/>
                    </a:xfrm>
                    <a:prstGeom prst="rect">
                      <a:avLst/>
                    </a:prstGeom>
                    <a:noFill/>
                    <a:ln>
                      <a:noFill/>
                    </a:ln>
                  </pic:spPr>
                </pic:pic>
              </a:graphicData>
            </a:graphic>
          </wp:inline>
        </w:drawing>
      </w:r>
    </w:p>
    <w:p w14:paraId="5196E18D" w14:textId="77777777" w:rsidR="00977EE0" w:rsidRPr="008D7022" w:rsidRDefault="00A61D3D" w:rsidP="00A61D3D">
      <w:pPr>
        <w:autoSpaceDE w:val="0"/>
        <w:autoSpaceDN w:val="0"/>
        <w:adjustRightInd w:val="0"/>
      </w:pPr>
      <w:r w:rsidRPr="008D7022">
        <w:t>Fonte: Retirada das primeiras versões do programa</w:t>
      </w:r>
    </w:p>
    <w:p w14:paraId="2457B01F" w14:textId="338F43AA" w:rsidR="00627294" w:rsidRDefault="00117B12" w:rsidP="00627294">
      <w:pPr>
        <w:autoSpaceDE w:val="0"/>
        <w:autoSpaceDN w:val="0"/>
        <w:adjustRightInd w:val="0"/>
      </w:pPr>
      <w:r>
        <w:t xml:space="preserve">Foi preciso </w:t>
      </w:r>
      <w:r w:rsidR="00953DD4">
        <w:t>configurar uma</w:t>
      </w:r>
      <w:r>
        <w:t xml:space="preserve"> verificação dos valores de entrada para garantir que todos os valores foram inseridos</w:t>
      </w:r>
      <w:r w:rsidR="00363A21">
        <w:t xml:space="preserve"> no programa pelo usuário como é ilustrado pela tela presente na Figura 9 abaixo</w:t>
      </w:r>
      <w:r w:rsidR="00507970">
        <w:t xml:space="preserve">. </w:t>
      </w:r>
    </w:p>
    <w:p w14:paraId="530C5D31" w14:textId="77777777" w:rsidR="00627294" w:rsidRDefault="00627294" w:rsidP="00627294">
      <w:pPr>
        <w:ind w:firstLine="0"/>
        <w:jc w:val="center"/>
      </w:pPr>
      <w:r>
        <w:rPr>
          <w:b/>
        </w:rPr>
        <w:t xml:space="preserve">Figura </w:t>
      </w:r>
      <w:r w:rsidR="00E3647B">
        <w:rPr>
          <w:b/>
        </w:rPr>
        <w:t>9</w:t>
      </w:r>
      <w:r>
        <w:rPr>
          <w:b/>
        </w:rPr>
        <w:t xml:space="preserve"> – Configuração </w:t>
      </w:r>
      <w:r w:rsidR="00E3208E">
        <w:rPr>
          <w:b/>
        </w:rPr>
        <w:t xml:space="preserve">dos valores </w:t>
      </w:r>
      <w:r>
        <w:rPr>
          <w:b/>
        </w:rPr>
        <w:t>d</w:t>
      </w:r>
      <w:r w:rsidR="00E3208E">
        <w:rPr>
          <w:b/>
        </w:rPr>
        <w:t>as caixa de entrada de dados</w:t>
      </w:r>
    </w:p>
    <w:p w14:paraId="1C600907" w14:textId="77777777" w:rsidR="00627294" w:rsidRDefault="00627294" w:rsidP="00627294">
      <w:pPr>
        <w:autoSpaceDE w:val="0"/>
        <w:autoSpaceDN w:val="0"/>
        <w:adjustRightInd w:val="0"/>
        <w:jc w:val="center"/>
        <w:rPr>
          <w:noProof/>
        </w:rPr>
      </w:pPr>
      <w:r>
        <w:rPr>
          <w:noProof/>
        </w:rPr>
        <w:drawing>
          <wp:inline distT="0" distB="0" distL="0" distR="0" wp14:anchorId="34B673F5" wp14:editId="6CE16E1C">
            <wp:extent cx="3377375" cy="29718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1641" b="2197"/>
                    <a:stretch/>
                  </pic:blipFill>
                  <pic:spPr bwMode="auto">
                    <a:xfrm>
                      <a:off x="0" y="0"/>
                      <a:ext cx="3487820" cy="3068982"/>
                    </a:xfrm>
                    <a:prstGeom prst="rect">
                      <a:avLst/>
                    </a:prstGeom>
                    <a:ln>
                      <a:noFill/>
                    </a:ln>
                    <a:extLst>
                      <a:ext uri="{53640926-AAD7-44D8-BBD7-CCE9431645EC}">
                        <a14:shadowObscured xmlns:a14="http://schemas.microsoft.com/office/drawing/2010/main"/>
                      </a:ext>
                    </a:extLst>
                  </pic:spPr>
                </pic:pic>
              </a:graphicData>
            </a:graphic>
          </wp:inline>
        </w:drawing>
      </w:r>
    </w:p>
    <w:p w14:paraId="2B471E6C" w14:textId="77777777" w:rsidR="00627294" w:rsidRPr="00F50B3E" w:rsidRDefault="00627294" w:rsidP="00E3208E">
      <w:pPr>
        <w:autoSpaceDE w:val="0"/>
        <w:autoSpaceDN w:val="0"/>
        <w:adjustRightInd w:val="0"/>
      </w:pPr>
      <w:r w:rsidRPr="00F50B3E">
        <w:t>Fonte: Retirada do programa</w:t>
      </w:r>
    </w:p>
    <w:p w14:paraId="6266D6A5" w14:textId="77777777" w:rsidR="00601F08" w:rsidRPr="00601F08" w:rsidRDefault="00601F08" w:rsidP="00601F08">
      <w:pPr>
        <w:pStyle w:val="Ttulo3"/>
        <w:rPr>
          <w:color w:val="auto"/>
        </w:rPr>
      </w:pPr>
      <w:bookmarkStart w:id="425" w:name="_Toc500174851"/>
      <w:r w:rsidRPr="00601F08">
        <w:rPr>
          <w:color w:val="auto"/>
        </w:rPr>
        <w:lastRenderedPageBreak/>
        <w:t>Medição da curva</w:t>
      </w:r>
      <w:bookmarkEnd w:id="425"/>
    </w:p>
    <w:p w14:paraId="1E4567BD" w14:textId="19113250" w:rsidR="00F34F42" w:rsidRDefault="00CE6AEE" w:rsidP="00F34F42">
      <w:r>
        <w:t>Est</w:t>
      </w:r>
      <w:r w:rsidR="006A179B">
        <w:t>e</w:t>
      </w:r>
      <w:r>
        <w:t xml:space="preserve"> VI contém a tela de saída dos dados, com o gráfico </w:t>
      </w:r>
      <w:r w:rsidR="009554C0">
        <w:t>d</w:t>
      </w:r>
      <w:r>
        <w:t>a curva IxV em tempo real,</w:t>
      </w:r>
      <w:r w:rsidR="005F6E43">
        <w:t xml:space="preserve"> além dos parâmetros que são calculados ao final da curva e os botões para corrigir a curva em função da temperatura, parar </w:t>
      </w:r>
      <w:r w:rsidR="009554C0">
        <w:t xml:space="preserve">a </w:t>
      </w:r>
      <w:r w:rsidR="005F6E43">
        <w:t>medição e voltar para a tela inicial.</w:t>
      </w:r>
      <w:r w:rsidR="00573321">
        <w:t xml:space="preserve"> No diagram</w:t>
      </w:r>
      <w:r w:rsidR="00F34F42">
        <w:t>a de blocos, foi preciso chamar</w:t>
      </w:r>
      <w:r w:rsidR="003F4C3E">
        <w:t xml:space="preserve"> </w:t>
      </w:r>
      <w:r w:rsidR="006A179B">
        <w:t>o</w:t>
      </w:r>
      <w:r w:rsidR="003F4C3E">
        <w:t>s</w:t>
      </w:r>
      <w:r w:rsidR="00F34F42">
        <w:t xml:space="preserve"> </w:t>
      </w:r>
      <w:r w:rsidR="00573321">
        <w:t>subVIs</w:t>
      </w:r>
      <w:r w:rsidR="00F34F42">
        <w:t xml:space="preserve"> para cada funcionalidade d</w:t>
      </w:r>
      <w:r w:rsidR="006A5128">
        <w:t xml:space="preserve">esta tela, conforme </w:t>
      </w:r>
      <w:r w:rsidR="009554C0">
        <w:t>mostrado n</w:t>
      </w:r>
      <w:r w:rsidR="006A5128">
        <w:t xml:space="preserve">a </w:t>
      </w:r>
      <w:r w:rsidR="009554C0">
        <w:t>F</w:t>
      </w:r>
      <w:r w:rsidR="006A5128">
        <w:t xml:space="preserve">igura </w:t>
      </w:r>
      <w:r w:rsidR="00E3647B">
        <w:t>7</w:t>
      </w:r>
      <w:r w:rsidR="00F34F42">
        <w:t xml:space="preserve">. </w:t>
      </w:r>
      <w:r w:rsidR="00362132">
        <w:t>No entanto, destaca</w:t>
      </w:r>
      <w:r w:rsidR="003F4C3E">
        <w:t>m-se 4</w:t>
      </w:r>
      <w:r w:rsidR="00977EE0">
        <w:t xml:space="preserve"> </w:t>
      </w:r>
      <w:r w:rsidR="00977EE0" w:rsidRPr="00953DD4">
        <w:t xml:space="preserve">subVIs: </w:t>
      </w:r>
      <w:r w:rsidR="00953DD4">
        <w:t>S</w:t>
      </w:r>
      <w:r w:rsidR="00977EE0" w:rsidRPr="00953DD4">
        <w:t>etTensão,</w:t>
      </w:r>
      <w:r w:rsidR="00F34F42" w:rsidRPr="00953DD4">
        <w:t xml:space="preserve"> </w:t>
      </w:r>
      <w:r w:rsidR="00953DD4">
        <w:t>L</w:t>
      </w:r>
      <w:r w:rsidR="00362132" w:rsidRPr="00953DD4">
        <w:t>eituraIxV</w:t>
      </w:r>
      <w:r w:rsidR="003F4C3E" w:rsidRPr="00953DD4">
        <w:t>,</w:t>
      </w:r>
      <w:r w:rsidR="00977EE0" w:rsidRPr="00953DD4">
        <w:t xml:space="preserve"> </w:t>
      </w:r>
      <w:r w:rsidR="00953DD4">
        <w:t>P</w:t>
      </w:r>
      <w:r w:rsidR="00977EE0" w:rsidRPr="00953DD4">
        <w:t>arâmetros</w:t>
      </w:r>
      <w:r w:rsidR="003F4C3E" w:rsidRPr="00953DD4">
        <w:t xml:space="preserve"> e </w:t>
      </w:r>
      <w:r w:rsidR="00953DD4">
        <w:t>M</w:t>
      </w:r>
      <w:r w:rsidR="003F4C3E" w:rsidRPr="00953DD4">
        <w:t>enuCorrecao</w:t>
      </w:r>
      <w:r w:rsidR="00977EE0" w:rsidRPr="00953DD4">
        <w:t>.</w:t>
      </w:r>
      <w:r w:rsidR="00F50B3E">
        <w:t xml:space="preserve"> Est</w:t>
      </w:r>
      <w:r w:rsidR="006A179B">
        <w:t>e</w:t>
      </w:r>
      <w:r w:rsidR="00F50B3E">
        <w:t xml:space="preserve">s 4 subVIs realizam os principais processos </w:t>
      </w:r>
      <w:r w:rsidR="00953DD4">
        <w:t>do programa para caracterizar uma célula solar</w:t>
      </w:r>
      <w:r w:rsidR="00F50B3E">
        <w:t xml:space="preserve">, que é: aplicar </w:t>
      </w:r>
      <w:del w:id="426" w:author="megacatia@hotmail.com" w:date="2017-12-04T19:29:00Z">
        <w:r w:rsidR="00F50B3E" w:rsidDel="009D34ED">
          <w:delText>um fonte</w:delText>
        </w:r>
      </w:del>
      <w:ins w:id="427" w:author="megacatia@hotmail.com" w:date="2017-12-04T19:29:00Z">
        <w:r w:rsidR="009D34ED">
          <w:t>uma fonte</w:t>
        </w:r>
      </w:ins>
      <w:r w:rsidR="00F50B3E">
        <w:t xml:space="preserve"> à célula, realizar a aquisição de corrente e tensão. Calcular os parâmetros de engenharia</w:t>
      </w:r>
      <w:r w:rsidR="00EE4120">
        <w:t xml:space="preserve"> a partir dos dados obtidos e a correção da curva em função da temperatura da célula.</w:t>
      </w:r>
    </w:p>
    <w:p w14:paraId="67A9716F" w14:textId="06CF5B53" w:rsidR="00A05413" w:rsidDel="009D34ED" w:rsidRDefault="004F5D88" w:rsidP="00977EE0">
      <w:pPr>
        <w:rPr>
          <w:ins w:id="428" w:author="Guilherme Neves" w:date="2017-12-01T11:00:00Z"/>
          <w:del w:id="429" w:author="megacatia@hotmail.com" w:date="2017-12-04T19:28:00Z"/>
        </w:rPr>
      </w:pPr>
      <w:commentRangeStart w:id="430"/>
      <w:r>
        <w:t>A</w:t>
      </w:r>
      <w:r w:rsidR="00977EE0" w:rsidRPr="00975FB7">
        <w:t xml:space="preserve"> </w:t>
      </w:r>
      <w:r w:rsidR="009554C0">
        <w:t>F</w:t>
      </w:r>
      <w:r w:rsidR="009554C0" w:rsidRPr="00975FB7">
        <w:t xml:space="preserve">igura </w:t>
      </w:r>
      <w:r w:rsidR="00E3647B">
        <w:t>10</w:t>
      </w:r>
      <w:r>
        <w:t xml:space="preserve"> mostra que</w:t>
      </w:r>
      <w:r w:rsidR="00977EE0">
        <w:t xml:space="preserve"> primeiro é feita</w:t>
      </w:r>
      <w:r w:rsidR="00977EE0" w:rsidRPr="00975FB7">
        <w:t xml:space="preserve"> a chamada da setTensão</w:t>
      </w:r>
      <w:r w:rsidR="00977EE0">
        <w:t xml:space="preserve">.VI. Depois é feita a leitura de corrente e tensão com a chamada da leituraIxV.VI, e só então é feito o cálculo dos parâmetros com a chamada da parâmetros.VI, como mostra a </w:t>
      </w:r>
      <w:r w:rsidR="009554C0">
        <w:t xml:space="preserve">Figura </w:t>
      </w:r>
      <w:r w:rsidR="00E3647B">
        <w:t>11</w:t>
      </w:r>
      <w:r w:rsidR="00977EE0">
        <w:t>.</w:t>
      </w:r>
      <w:commentRangeEnd w:id="430"/>
      <w:r w:rsidR="009554C0">
        <w:rPr>
          <w:rStyle w:val="Refdecomentrio"/>
        </w:rPr>
        <w:commentReference w:id="430"/>
      </w:r>
    </w:p>
    <w:p w14:paraId="26240124" w14:textId="77777777" w:rsidR="009554C0" w:rsidRDefault="009554C0" w:rsidP="009D34ED">
      <w:pPr>
        <w:pPrChange w:id="431" w:author="megacatia@hotmail.com" w:date="2017-12-04T19:28:00Z">
          <w:pPr/>
        </w:pPrChange>
      </w:pPr>
    </w:p>
    <w:p w14:paraId="6A719CDE" w14:textId="2ED0C6D6" w:rsidR="00823945" w:rsidRDefault="00362132" w:rsidP="00823945">
      <w:pPr>
        <w:jc w:val="center"/>
      </w:pPr>
      <w:r>
        <w:rPr>
          <w:b/>
        </w:rPr>
        <w:t xml:space="preserve">Figura </w:t>
      </w:r>
      <w:r w:rsidR="00E3647B">
        <w:rPr>
          <w:b/>
        </w:rPr>
        <w:t>10</w:t>
      </w:r>
      <w:r>
        <w:rPr>
          <w:b/>
        </w:rPr>
        <w:t xml:space="preserve"> – Parte do di</w:t>
      </w:r>
      <w:r w:rsidR="00B85987">
        <w:rPr>
          <w:b/>
        </w:rPr>
        <w:t>agrama de blocos d</w:t>
      </w:r>
      <w:r w:rsidR="006A179B">
        <w:rPr>
          <w:b/>
        </w:rPr>
        <w:t>o</w:t>
      </w:r>
      <w:r w:rsidR="00B85987">
        <w:rPr>
          <w:b/>
        </w:rPr>
        <w:t xml:space="preserve"> subVI medica</w:t>
      </w:r>
      <w:r>
        <w:rPr>
          <w:b/>
        </w:rPr>
        <w:t>oCurva</w:t>
      </w:r>
    </w:p>
    <w:p w14:paraId="239BDFEB" w14:textId="77777777" w:rsidR="00F34F42" w:rsidRDefault="00F34F42" w:rsidP="00A05413">
      <w:pPr>
        <w:ind w:firstLine="0"/>
        <w:jc w:val="center"/>
      </w:pPr>
      <w:r w:rsidRPr="006F52EC">
        <w:rPr>
          <w:noProof/>
          <w:u w:val="single"/>
        </w:rPr>
        <w:drawing>
          <wp:inline distT="0" distB="0" distL="0" distR="0" wp14:anchorId="380C89CB" wp14:editId="2B79C32C">
            <wp:extent cx="5732462" cy="2390775"/>
            <wp:effectExtent l="0" t="0" r="190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8722" b="14097"/>
                    <a:stretch/>
                  </pic:blipFill>
                  <pic:spPr bwMode="auto">
                    <a:xfrm>
                      <a:off x="0" y="0"/>
                      <a:ext cx="5857560" cy="2442948"/>
                    </a:xfrm>
                    <a:prstGeom prst="rect">
                      <a:avLst/>
                    </a:prstGeom>
                    <a:ln>
                      <a:noFill/>
                    </a:ln>
                    <a:extLst>
                      <a:ext uri="{53640926-AAD7-44D8-BBD7-CCE9431645EC}">
                        <a14:shadowObscured xmlns:a14="http://schemas.microsoft.com/office/drawing/2010/main"/>
                      </a:ext>
                    </a:extLst>
                  </pic:spPr>
                </pic:pic>
              </a:graphicData>
            </a:graphic>
          </wp:inline>
        </w:drawing>
      </w:r>
    </w:p>
    <w:p w14:paraId="2DEA0A19" w14:textId="77777777" w:rsidR="00977EE0" w:rsidRPr="00447D51" w:rsidRDefault="00975FB7" w:rsidP="00447D51">
      <w:pPr>
        <w:autoSpaceDE w:val="0"/>
        <w:autoSpaceDN w:val="0"/>
        <w:adjustRightInd w:val="0"/>
      </w:pPr>
      <w:r w:rsidRPr="00CA3612">
        <w:t>Fonte: Retirada do programa</w:t>
      </w:r>
    </w:p>
    <w:p w14:paraId="747AECB3" w14:textId="77777777" w:rsidR="009D34ED" w:rsidRDefault="009D34ED" w:rsidP="00B85987">
      <w:pPr>
        <w:jc w:val="center"/>
        <w:rPr>
          <w:ins w:id="432" w:author="megacatia@hotmail.com" w:date="2017-12-04T19:29:00Z"/>
          <w:b/>
        </w:rPr>
      </w:pPr>
    </w:p>
    <w:p w14:paraId="7BC55099" w14:textId="77777777" w:rsidR="009D34ED" w:rsidRDefault="009D34ED" w:rsidP="00B85987">
      <w:pPr>
        <w:jc w:val="center"/>
        <w:rPr>
          <w:ins w:id="433" w:author="megacatia@hotmail.com" w:date="2017-12-04T19:29:00Z"/>
          <w:b/>
        </w:rPr>
      </w:pPr>
    </w:p>
    <w:p w14:paraId="0AC10095" w14:textId="77777777" w:rsidR="009D34ED" w:rsidRDefault="009D34ED" w:rsidP="00B85987">
      <w:pPr>
        <w:jc w:val="center"/>
        <w:rPr>
          <w:ins w:id="434" w:author="megacatia@hotmail.com" w:date="2017-12-04T19:29:00Z"/>
          <w:b/>
        </w:rPr>
      </w:pPr>
    </w:p>
    <w:p w14:paraId="638A6574" w14:textId="77777777" w:rsidR="009D34ED" w:rsidRDefault="009D34ED" w:rsidP="00B85987">
      <w:pPr>
        <w:jc w:val="center"/>
        <w:rPr>
          <w:ins w:id="435" w:author="megacatia@hotmail.com" w:date="2017-12-04T19:29:00Z"/>
          <w:b/>
        </w:rPr>
      </w:pPr>
    </w:p>
    <w:p w14:paraId="0ADFD204" w14:textId="77777777" w:rsidR="009D34ED" w:rsidRDefault="009D34ED" w:rsidP="00B85987">
      <w:pPr>
        <w:jc w:val="center"/>
        <w:rPr>
          <w:ins w:id="436" w:author="megacatia@hotmail.com" w:date="2017-12-04T19:29:00Z"/>
          <w:b/>
        </w:rPr>
      </w:pPr>
    </w:p>
    <w:p w14:paraId="1697F705" w14:textId="77777777" w:rsidR="009D34ED" w:rsidRDefault="009D34ED" w:rsidP="00B85987">
      <w:pPr>
        <w:jc w:val="center"/>
        <w:rPr>
          <w:ins w:id="437" w:author="megacatia@hotmail.com" w:date="2017-12-04T19:29:00Z"/>
          <w:b/>
        </w:rPr>
      </w:pPr>
    </w:p>
    <w:p w14:paraId="2D4D2040" w14:textId="77777777" w:rsidR="009D34ED" w:rsidRDefault="009D34ED" w:rsidP="00B85987">
      <w:pPr>
        <w:jc w:val="center"/>
        <w:rPr>
          <w:ins w:id="438" w:author="megacatia@hotmail.com" w:date="2017-12-04T19:29:00Z"/>
          <w:b/>
        </w:rPr>
      </w:pPr>
    </w:p>
    <w:p w14:paraId="06921EC0" w14:textId="2391D961" w:rsidR="00B85987" w:rsidRDefault="00975FB7" w:rsidP="00B85987">
      <w:pPr>
        <w:jc w:val="center"/>
      </w:pPr>
      <w:r>
        <w:rPr>
          <w:b/>
        </w:rPr>
        <w:lastRenderedPageBreak/>
        <w:t xml:space="preserve">Figura </w:t>
      </w:r>
      <w:r w:rsidR="00E3647B">
        <w:rPr>
          <w:b/>
        </w:rPr>
        <w:t>11</w:t>
      </w:r>
      <w:r>
        <w:rPr>
          <w:b/>
        </w:rPr>
        <w:t xml:space="preserve"> – Parte do di</w:t>
      </w:r>
      <w:r w:rsidR="00B85987">
        <w:rPr>
          <w:b/>
        </w:rPr>
        <w:t>agrama de blocos d</w:t>
      </w:r>
      <w:r w:rsidR="006A179B">
        <w:rPr>
          <w:b/>
        </w:rPr>
        <w:t>o</w:t>
      </w:r>
      <w:r w:rsidR="00B85987">
        <w:rPr>
          <w:b/>
        </w:rPr>
        <w:t xml:space="preserve"> subVI medica</w:t>
      </w:r>
      <w:r>
        <w:rPr>
          <w:b/>
        </w:rPr>
        <w:t>oCurva</w:t>
      </w:r>
    </w:p>
    <w:p w14:paraId="2EB27209" w14:textId="77777777" w:rsidR="00F34F42" w:rsidRDefault="00F34F42" w:rsidP="00F34F42">
      <w:pPr>
        <w:ind w:firstLine="0"/>
        <w:jc w:val="center"/>
      </w:pPr>
      <w:r>
        <w:rPr>
          <w:noProof/>
        </w:rPr>
        <w:drawing>
          <wp:inline distT="0" distB="0" distL="0" distR="0" wp14:anchorId="5CE872C3" wp14:editId="49CF43C4">
            <wp:extent cx="5223887" cy="273367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1901" b="9068"/>
                    <a:stretch/>
                  </pic:blipFill>
                  <pic:spPr bwMode="auto">
                    <a:xfrm>
                      <a:off x="0" y="0"/>
                      <a:ext cx="5381769" cy="2816295"/>
                    </a:xfrm>
                    <a:prstGeom prst="rect">
                      <a:avLst/>
                    </a:prstGeom>
                    <a:ln>
                      <a:noFill/>
                    </a:ln>
                    <a:extLst>
                      <a:ext uri="{53640926-AAD7-44D8-BBD7-CCE9431645EC}">
                        <a14:shadowObscured xmlns:a14="http://schemas.microsoft.com/office/drawing/2010/main"/>
                      </a:ext>
                    </a:extLst>
                  </pic:spPr>
                </pic:pic>
              </a:graphicData>
            </a:graphic>
          </wp:inline>
        </w:drawing>
      </w:r>
    </w:p>
    <w:p w14:paraId="0ECD8549" w14:textId="77777777" w:rsidR="00DB2344" w:rsidRDefault="00975FB7" w:rsidP="00DB2344">
      <w:pPr>
        <w:autoSpaceDE w:val="0"/>
        <w:autoSpaceDN w:val="0"/>
        <w:adjustRightInd w:val="0"/>
      </w:pPr>
      <w:r w:rsidRPr="00CA3612">
        <w:t>Fonte: Retirada do programa</w:t>
      </w:r>
    </w:p>
    <w:p w14:paraId="7D7EF5F7" w14:textId="77777777" w:rsidR="00601F08" w:rsidRPr="00601F08" w:rsidRDefault="00601F08" w:rsidP="00601F08">
      <w:pPr>
        <w:pStyle w:val="Ttulo3"/>
        <w:rPr>
          <w:color w:val="auto"/>
        </w:rPr>
      </w:pPr>
      <w:bookmarkStart w:id="439" w:name="_Toc500174852"/>
      <w:r w:rsidRPr="00601F08">
        <w:rPr>
          <w:color w:val="auto"/>
        </w:rPr>
        <w:t>Medição da Temperatura</w:t>
      </w:r>
      <w:bookmarkEnd w:id="439"/>
    </w:p>
    <w:p w14:paraId="0AAF0AA2" w14:textId="0F977BC5" w:rsidR="00601F08" w:rsidRPr="00601F08" w:rsidRDefault="005F6E43" w:rsidP="00601F08">
      <w:r>
        <w:t>Est</w:t>
      </w:r>
      <w:r w:rsidR="006A179B">
        <w:t>e</w:t>
      </w:r>
      <w:r>
        <w:t xml:space="preserve"> VI contém apenas a aquisição da temperatura que é ligada diretamente </w:t>
      </w:r>
      <w:r w:rsidR="00E97CDC">
        <w:t>a um indicador de temperatura na tela de Entrada de Dados.</w:t>
      </w:r>
      <w:r w:rsidR="00E3208E">
        <w:t xml:space="preserve"> A função responsável por realizar a aquisição de dados é o DAQ Assistant, que é nativa do LabVIEW. No entanto, foi preciso configura-lo com a mesma calibração do termopar utilizado no sistema</w:t>
      </w:r>
      <w:r w:rsidR="009554C0">
        <w:t xml:space="preserve"> do Simulador Solar</w:t>
      </w:r>
      <w:r w:rsidR="00E3208E">
        <w:t>.</w:t>
      </w:r>
    </w:p>
    <w:p w14:paraId="78378CBD" w14:textId="77777777" w:rsidR="00601F08" w:rsidRPr="006A179B" w:rsidRDefault="00A43CCB" w:rsidP="00573321">
      <w:pPr>
        <w:pStyle w:val="Ttulo3"/>
        <w:rPr>
          <w:color w:val="auto"/>
        </w:rPr>
      </w:pPr>
      <w:bookmarkStart w:id="440" w:name="_Toc500174853"/>
      <w:r w:rsidRPr="006A179B">
        <w:rPr>
          <w:color w:val="auto"/>
        </w:rPr>
        <w:t>Configuração da fonte de</w:t>
      </w:r>
      <w:r w:rsidR="00601F08" w:rsidRPr="006A179B">
        <w:rPr>
          <w:color w:val="auto"/>
        </w:rPr>
        <w:t xml:space="preserve"> Tensão</w:t>
      </w:r>
      <w:bookmarkEnd w:id="440"/>
    </w:p>
    <w:p w14:paraId="0F2E1ACB" w14:textId="1F6803C4" w:rsidR="002E0A84" w:rsidRDefault="006A179B" w:rsidP="00830376">
      <w:r>
        <w:t>Este VI é o responsável por variar a tensão da fonte e aplicar esta tensão na célula. Este processo se faz necessário pois a curva IxV é a leitura da corrente em diferentes tensões da célula.</w:t>
      </w:r>
    </w:p>
    <w:p w14:paraId="061F2F17" w14:textId="126F85C4" w:rsidR="00830376" w:rsidRDefault="00B85987" w:rsidP="00830376">
      <w:pPr>
        <w:rPr>
          <w:ins w:id="441" w:author="megacatia@hotmail.com" w:date="2017-12-04T19:30:00Z"/>
        </w:rPr>
      </w:pPr>
      <w:r>
        <w:t xml:space="preserve">Para realizar a configuração da fonte de tensão, foi necessário baixar no site da National Instruments um pacote de VIs </w:t>
      </w:r>
      <w:r w:rsidR="00710AC3">
        <w:t xml:space="preserve">chamado </w:t>
      </w:r>
      <w:r w:rsidR="00710AC3" w:rsidRPr="00710AC3">
        <w:t>Agilent 6XXX Series</w:t>
      </w:r>
      <w:r w:rsidR="00710AC3">
        <w:t xml:space="preserve"> </w:t>
      </w:r>
      <w:r w:rsidR="00401148">
        <w:t xml:space="preserve">que </w:t>
      </w:r>
      <w:r w:rsidR="00401148" w:rsidRPr="00401148">
        <w:rPr>
          <w:rStyle w:val="Refdecomentrio"/>
          <w:sz w:val="24"/>
          <w:szCs w:val="24"/>
        </w:rPr>
        <w:t>são</w:t>
      </w:r>
      <w:r w:rsidR="008F043A">
        <w:t xml:space="preserve"> responsáveis por operar a fonte de tensão. Assim</w:t>
      </w:r>
      <w:r w:rsidR="00710AC3">
        <w:t>, ao chamar ess</w:t>
      </w:r>
      <w:r w:rsidR="008E26CF">
        <w:t>e</w:t>
      </w:r>
      <w:r w:rsidR="00710AC3">
        <w:t>s subVIs dentro d</w:t>
      </w:r>
      <w:r w:rsidR="008E26CF">
        <w:t>o</w:t>
      </w:r>
      <w:r w:rsidR="00710AC3">
        <w:t xml:space="preserve"> VI setTensão,</w:t>
      </w:r>
      <w:r w:rsidR="008F043A">
        <w:t xml:space="preserve"> foi possível realizar um</w:t>
      </w:r>
      <w:r w:rsidR="00E3647B">
        <w:t>a variação de tensão, entre tensão zero</w:t>
      </w:r>
      <w:r w:rsidR="008F043A">
        <w:t xml:space="preserve"> e a tensão máxima inserida pelo usuário.</w:t>
      </w:r>
      <w:r w:rsidR="00830376">
        <w:t xml:space="preserve"> </w:t>
      </w:r>
      <w:r w:rsidR="009B41FC">
        <w:t>Na Figura 12 é possível observar o diagrama de blocos d</w:t>
      </w:r>
      <w:r w:rsidR="008E26CF">
        <w:t>o</w:t>
      </w:r>
      <w:r w:rsidR="009B41FC">
        <w:t xml:space="preserve"> subVI SetTensao.</w:t>
      </w:r>
    </w:p>
    <w:p w14:paraId="5B6B6BFF" w14:textId="3E82A6CF" w:rsidR="009D34ED" w:rsidRDefault="009D34ED" w:rsidP="00830376">
      <w:pPr>
        <w:rPr>
          <w:ins w:id="442" w:author="megacatia@hotmail.com" w:date="2017-12-04T19:30:00Z"/>
        </w:rPr>
      </w:pPr>
    </w:p>
    <w:p w14:paraId="35463090" w14:textId="77777777" w:rsidR="009D34ED" w:rsidRDefault="009D34ED" w:rsidP="00830376"/>
    <w:p w14:paraId="65103052" w14:textId="77777777" w:rsidR="009B41FC" w:rsidRDefault="009B41FC" w:rsidP="00830376"/>
    <w:p w14:paraId="755E45B7" w14:textId="4E8E3EB5" w:rsidR="00BD6E85" w:rsidRDefault="007E021F" w:rsidP="007E021F">
      <w:pPr>
        <w:jc w:val="center"/>
      </w:pPr>
      <w:r>
        <w:rPr>
          <w:b/>
        </w:rPr>
        <w:lastRenderedPageBreak/>
        <w:t xml:space="preserve">Figura </w:t>
      </w:r>
      <w:r w:rsidR="00E3647B">
        <w:rPr>
          <w:b/>
        </w:rPr>
        <w:t>12</w:t>
      </w:r>
      <w:r>
        <w:rPr>
          <w:b/>
        </w:rPr>
        <w:t xml:space="preserve"> – Diagrama de blocos d</w:t>
      </w:r>
      <w:r w:rsidR="006A179B">
        <w:rPr>
          <w:b/>
        </w:rPr>
        <w:t>o</w:t>
      </w:r>
      <w:r>
        <w:rPr>
          <w:b/>
        </w:rPr>
        <w:t xml:space="preserve"> subVI SetTensao</w:t>
      </w:r>
    </w:p>
    <w:p w14:paraId="3CA57ECF" w14:textId="77777777" w:rsidR="00BD6E85" w:rsidRDefault="00396594" w:rsidP="006A46CF">
      <w:pPr>
        <w:ind w:firstLine="0"/>
        <w:jc w:val="center"/>
      </w:pPr>
      <w:r>
        <w:rPr>
          <w:noProof/>
        </w:rPr>
        <w:drawing>
          <wp:inline distT="0" distB="0" distL="0" distR="0" wp14:anchorId="5702F725" wp14:editId="27D037BC">
            <wp:extent cx="5885540" cy="3115340"/>
            <wp:effectExtent l="0" t="0" r="1270" b="889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89388" cy="3117377"/>
                    </a:xfrm>
                    <a:prstGeom prst="rect">
                      <a:avLst/>
                    </a:prstGeom>
                  </pic:spPr>
                </pic:pic>
              </a:graphicData>
            </a:graphic>
          </wp:inline>
        </w:drawing>
      </w:r>
    </w:p>
    <w:p w14:paraId="48456261" w14:textId="1326925A" w:rsidR="00DB11AC" w:rsidRPr="00DB11AC" w:rsidRDefault="006A46CF" w:rsidP="006A179B">
      <w:pPr>
        <w:autoSpaceDE w:val="0"/>
        <w:autoSpaceDN w:val="0"/>
        <w:adjustRightInd w:val="0"/>
      </w:pPr>
      <w:r w:rsidRPr="006A179B">
        <w:t>Fonte: Retirada do programa</w:t>
      </w:r>
    </w:p>
    <w:p w14:paraId="28DBEED8" w14:textId="77777777" w:rsidR="00710AC3" w:rsidRDefault="00601F08" w:rsidP="00710AC3">
      <w:pPr>
        <w:pStyle w:val="Ttulo3"/>
        <w:rPr>
          <w:color w:val="auto"/>
        </w:rPr>
      </w:pPr>
      <w:bookmarkStart w:id="443" w:name="_Toc500174854"/>
      <w:r w:rsidRPr="00601F08">
        <w:rPr>
          <w:color w:val="auto"/>
        </w:rPr>
        <w:t>Aquisição de Dados</w:t>
      </w:r>
      <w:r w:rsidR="00641350">
        <w:rPr>
          <w:color w:val="auto"/>
        </w:rPr>
        <w:t xml:space="preserve"> IxV</w:t>
      </w:r>
      <w:bookmarkEnd w:id="443"/>
    </w:p>
    <w:p w14:paraId="18669283" w14:textId="663694AB" w:rsidR="00710AC3" w:rsidRDefault="00641350" w:rsidP="00710AC3">
      <w:r>
        <w:t>A leitura da corrente e tensão é feita por um bloco específico do LabVIEW, o DAQ Assistant, que reconhece os módulos conectados ao computador. Ao inserir um destes blocos, foi preciso configurar o tipo de saída (</w:t>
      </w:r>
      <w:r w:rsidR="00E3647B">
        <w:t>corrente ou tensão</w:t>
      </w:r>
      <w:r>
        <w:t>) e selecionar a porta específica de cada um dos blocos de leitura. No caso da corrente, foi preciso criar um</w:t>
      </w:r>
      <w:r w:rsidR="008E18E1">
        <w:t>a estrutura de</w:t>
      </w:r>
      <w:r>
        <w:t xml:space="preserve"> </w:t>
      </w:r>
      <w:r w:rsidR="008E18E1">
        <w:t>laço que</w:t>
      </w:r>
      <w:r>
        <w:t xml:space="preserve"> irá repetir</w:t>
      </w:r>
      <w:r w:rsidR="00CC11AF">
        <w:t xml:space="preserve"> </w:t>
      </w:r>
      <w:r w:rsidR="009B41FC">
        <w:t xml:space="preserve">de acordo com </w:t>
      </w:r>
      <w:r w:rsidR="00CC11AF">
        <w:t xml:space="preserve">a quantidade de medições por ponto </w:t>
      </w:r>
      <w:r w:rsidR="009B41FC">
        <w:t xml:space="preserve">que </w:t>
      </w:r>
      <w:r w:rsidR="00CC11AF">
        <w:t xml:space="preserve">o usuário definiu. Assim, ele irá ler a corrente determinadas vezes para depois </w:t>
      </w:r>
      <w:r w:rsidR="009B41FC">
        <w:t xml:space="preserve">calcular a </w:t>
      </w:r>
      <w:r w:rsidR="00CC11AF">
        <w:t xml:space="preserve">média </w:t>
      </w:r>
      <w:r w:rsidR="009B41FC">
        <w:t xml:space="preserve">e o desvio padrão das grandezas e plotar </w:t>
      </w:r>
      <w:r w:rsidR="00CC11AF">
        <w:t>o gráfico. Também foi necessário separar cada corrente medida por ponto em um</w:t>
      </w:r>
      <w:r w:rsidR="008E18E1">
        <w:t>a matriz de dados</w:t>
      </w:r>
      <w:r w:rsidR="00CC11AF">
        <w:t xml:space="preserve"> para posteriormente calcular o desvio padrão e plotar o gráfico.</w:t>
      </w:r>
      <w:r w:rsidR="009B41FC">
        <w:t xml:space="preserve"> Na Figura 13 é possível ver a parte do Diagrama de Blocos </w:t>
      </w:r>
      <w:r w:rsidR="008E26CF">
        <w:t>do</w:t>
      </w:r>
      <w:r w:rsidR="009B41FC">
        <w:t xml:space="preserve"> subVI LeituraIxV.</w:t>
      </w:r>
    </w:p>
    <w:p w14:paraId="47FCE9D6" w14:textId="6A4B99FC" w:rsidR="009B41FC" w:rsidRDefault="009B41FC" w:rsidP="00710AC3">
      <w:pPr>
        <w:rPr>
          <w:ins w:id="444" w:author="megacatia@hotmail.com" w:date="2017-12-04T19:30:00Z"/>
        </w:rPr>
      </w:pPr>
    </w:p>
    <w:p w14:paraId="715F5154" w14:textId="7B1CF00A" w:rsidR="009D34ED" w:rsidRDefault="009D34ED" w:rsidP="00710AC3">
      <w:pPr>
        <w:rPr>
          <w:ins w:id="445" w:author="megacatia@hotmail.com" w:date="2017-12-04T19:30:00Z"/>
        </w:rPr>
      </w:pPr>
    </w:p>
    <w:p w14:paraId="2031BA41" w14:textId="3BF5E874" w:rsidR="009D34ED" w:rsidRDefault="009D34ED" w:rsidP="00710AC3">
      <w:pPr>
        <w:rPr>
          <w:ins w:id="446" w:author="megacatia@hotmail.com" w:date="2017-12-04T19:30:00Z"/>
        </w:rPr>
      </w:pPr>
    </w:p>
    <w:p w14:paraId="63E373CB" w14:textId="1C9A8E9C" w:rsidR="009D34ED" w:rsidRDefault="009D34ED" w:rsidP="00710AC3">
      <w:pPr>
        <w:rPr>
          <w:ins w:id="447" w:author="megacatia@hotmail.com" w:date="2017-12-04T19:30:00Z"/>
        </w:rPr>
      </w:pPr>
    </w:p>
    <w:p w14:paraId="705DA8F2" w14:textId="3299AEF7" w:rsidR="009D34ED" w:rsidRDefault="009D34ED" w:rsidP="00710AC3">
      <w:pPr>
        <w:rPr>
          <w:ins w:id="448" w:author="megacatia@hotmail.com" w:date="2017-12-04T19:30:00Z"/>
        </w:rPr>
      </w:pPr>
    </w:p>
    <w:p w14:paraId="4CD9F61F" w14:textId="63E697F7" w:rsidR="009D34ED" w:rsidRDefault="009D34ED" w:rsidP="00710AC3">
      <w:pPr>
        <w:rPr>
          <w:ins w:id="449" w:author="megacatia@hotmail.com" w:date="2017-12-04T19:30:00Z"/>
        </w:rPr>
      </w:pPr>
    </w:p>
    <w:p w14:paraId="2060DCD6" w14:textId="77777777" w:rsidR="009D34ED" w:rsidRPr="00710AC3" w:rsidRDefault="009D34ED" w:rsidP="00710AC3"/>
    <w:p w14:paraId="320F6E5A" w14:textId="269EB3C6" w:rsidR="00A05413" w:rsidRPr="00A05413" w:rsidRDefault="00A05413" w:rsidP="00A05413">
      <w:pPr>
        <w:jc w:val="center"/>
      </w:pPr>
      <w:r>
        <w:rPr>
          <w:b/>
        </w:rPr>
        <w:lastRenderedPageBreak/>
        <w:t xml:space="preserve">Figura </w:t>
      </w:r>
      <w:r w:rsidR="00E3647B">
        <w:rPr>
          <w:b/>
        </w:rPr>
        <w:t>13</w:t>
      </w:r>
      <w:r>
        <w:rPr>
          <w:b/>
        </w:rPr>
        <w:t xml:space="preserve"> – Parte do diagrama de blocos d</w:t>
      </w:r>
      <w:r w:rsidR="008E26CF">
        <w:rPr>
          <w:b/>
        </w:rPr>
        <w:t>o</w:t>
      </w:r>
      <w:r>
        <w:rPr>
          <w:b/>
        </w:rPr>
        <w:t xml:space="preserve"> subVI </w:t>
      </w:r>
      <w:r w:rsidR="001B2ADA">
        <w:rPr>
          <w:b/>
        </w:rPr>
        <w:t>L</w:t>
      </w:r>
      <w:r>
        <w:rPr>
          <w:b/>
        </w:rPr>
        <w:t>eituraIxV</w:t>
      </w:r>
    </w:p>
    <w:p w14:paraId="15094678" w14:textId="77777777" w:rsidR="00601F08" w:rsidRDefault="00BD2301" w:rsidP="00A3215D">
      <w:pPr>
        <w:ind w:firstLine="0"/>
        <w:jc w:val="center"/>
      </w:pPr>
      <w:r>
        <w:rPr>
          <w:noProof/>
        </w:rPr>
        <w:drawing>
          <wp:inline distT="0" distB="0" distL="0" distR="0" wp14:anchorId="79F6F359" wp14:editId="11E28530">
            <wp:extent cx="5760720" cy="4275311"/>
            <wp:effectExtent l="0" t="0" r="0" b="0"/>
            <wp:docPr id="5" name="Imagem 5" descr="C:\Users\GDF\AppData\Local\Microsoft\Windows\INetCache\Content.Word\medidorIX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DF\AppData\Local\Microsoft\Windows\INetCache\Content.Word\medidorIXV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275311"/>
                    </a:xfrm>
                    <a:prstGeom prst="rect">
                      <a:avLst/>
                    </a:prstGeom>
                    <a:noFill/>
                    <a:ln>
                      <a:noFill/>
                    </a:ln>
                  </pic:spPr>
                </pic:pic>
              </a:graphicData>
            </a:graphic>
          </wp:inline>
        </w:drawing>
      </w:r>
    </w:p>
    <w:p w14:paraId="1FE11FEB" w14:textId="77777777" w:rsidR="00A05413" w:rsidRDefault="00A05413" w:rsidP="00CB516E">
      <w:pPr>
        <w:autoSpaceDE w:val="0"/>
        <w:autoSpaceDN w:val="0"/>
        <w:adjustRightInd w:val="0"/>
      </w:pPr>
      <w:r w:rsidRPr="008E18E1">
        <w:t>Fonte: Retirada do programa</w:t>
      </w:r>
    </w:p>
    <w:p w14:paraId="1A92484D" w14:textId="77777777" w:rsidR="00DD692D" w:rsidRPr="00601F08" w:rsidRDefault="00DD692D" w:rsidP="00DD692D">
      <w:pPr>
        <w:pStyle w:val="Ttulo3"/>
        <w:rPr>
          <w:color w:val="auto"/>
        </w:rPr>
      </w:pPr>
      <w:bookmarkStart w:id="450" w:name="_Toc500174855"/>
      <w:r w:rsidRPr="00601F08">
        <w:rPr>
          <w:color w:val="auto"/>
        </w:rPr>
        <w:t>Topo do Arquivo de dados</w:t>
      </w:r>
      <w:bookmarkEnd w:id="450"/>
    </w:p>
    <w:p w14:paraId="78EC61D9" w14:textId="638932B3" w:rsidR="00DD692D" w:rsidRPr="00601F08" w:rsidRDefault="00DD692D" w:rsidP="00DD692D">
      <w:r>
        <w:t>Est</w:t>
      </w:r>
      <w:r w:rsidR="008E26CF">
        <w:t>e</w:t>
      </w:r>
      <w:r>
        <w:t xml:space="preserve"> VI recebe os valores de nome, tipo, área e temperatura da célula, assim como o caminho para gerar o arquivo, e formata um cabeçalho de identificação dos parâmetros inseridos na medição.</w:t>
      </w:r>
    </w:p>
    <w:p w14:paraId="1F72C4A9" w14:textId="77777777" w:rsidR="00DD692D" w:rsidRPr="00601F08" w:rsidRDefault="00DD692D" w:rsidP="00DD692D">
      <w:pPr>
        <w:pStyle w:val="Ttulo3"/>
        <w:rPr>
          <w:color w:val="auto"/>
        </w:rPr>
      </w:pPr>
      <w:bookmarkStart w:id="451" w:name="_Toc500174856"/>
      <w:r w:rsidRPr="00601F08">
        <w:rPr>
          <w:color w:val="auto"/>
        </w:rPr>
        <w:t>Local dos arquivos de dados</w:t>
      </w:r>
      <w:bookmarkEnd w:id="451"/>
    </w:p>
    <w:p w14:paraId="10EF4091" w14:textId="1B8B0B45" w:rsidR="00DD692D" w:rsidRPr="00DD692D" w:rsidRDefault="00DD692D" w:rsidP="00DD692D">
      <w:r>
        <w:t>Est</w:t>
      </w:r>
      <w:r w:rsidR="008E26CF">
        <w:t>e</w:t>
      </w:r>
      <w:r>
        <w:t xml:space="preserve"> VI recebe a pasta, nome da célula e o tipo de arquivo que será gerado e salva em uma variável do tipo Path o caminho com o nome do arquivo. Caso mais de uma curva </w:t>
      </w:r>
      <w:r w:rsidR="009B41FC">
        <w:t xml:space="preserve">seja </w:t>
      </w:r>
      <w:r>
        <w:t>medida, uma numeração é incluída ao final do nome de cada arquivo, em ordem crescente começando pelo número 1.</w:t>
      </w:r>
    </w:p>
    <w:p w14:paraId="458CC4DB" w14:textId="77777777" w:rsidR="00601F08" w:rsidRDefault="00601F08" w:rsidP="00601F08">
      <w:pPr>
        <w:pStyle w:val="Ttulo3"/>
        <w:rPr>
          <w:color w:val="auto"/>
        </w:rPr>
      </w:pPr>
      <w:bookmarkStart w:id="452" w:name="_Toc500174857"/>
      <w:r w:rsidRPr="00601F08">
        <w:rPr>
          <w:color w:val="auto"/>
        </w:rPr>
        <w:lastRenderedPageBreak/>
        <w:t>Cálculo dos Parâmetros</w:t>
      </w:r>
      <w:bookmarkEnd w:id="452"/>
    </w:p>
    <w:p w14:paraId="054C695F" w14:textId="7FD7C2F7" w:rsidR="00CB516E" w:rsidRDefault="00CB516E" w:rsidP="008E26CF">
      <w:r>
        <w:t xml:space="preserve">Para que alguns parâmetros fossem calculados, foi utilizado o Formula Node, uma caixa de texto </w:t>
      </w:r>
      <w:r w:rsidR="009B41FC">
        <w:t xml:space="preserve">fornecida pelo </w:t>
      </w:r>
      <w:r>
        <w:t xml:space="preserve">o LabVIEW que permite </w:t>
      </w:r>
      <w:r w:rsidR="009B41FC">
        <w:t xml:space="preserve">a </w:t>
      </w:r>
      <w:r>
        <w:t xml:space="preserve">codificação na linguagem C, com entrada e saída de </w:t>
      </w:r>
      <w:r w:rsidR="008E26CF">
        <w:t>variáveis. Assim, este</w:t>
      </w:r>
      <w:r w:rsidR="00981A33">
        <w:t xml:space="preserve"> subVI recebe uma matriz chamada VetorDeDados, com os dados de tensão e corrente da curva IxV. Com </w:t>
      </w:r>
      <w:r w:rsidR="009B41FC">
        <w:t xml:space="preserve">a </w:t>
      </w:r>
      <w:r w:rsidR="00981A33">
        <w:t>Formula Node, essa matriz é percorrida para determinar os seguintes parâmetros:</w:t>
      </w:r>
    </w:p>
    <w:p w14:paraId="5F7307CC" w14:textId="5FE0A485" w:rsidR="00981A33" w:rsidRDefault="00981A33" w:rsidP="00E5756C">
      <w:pPr>
        <w:pStyle w:val="PargrafodaLista"/>
        <w:numPr>
          <w:ilvl w:val="0"/>
          <w:numId w:val="17"/>
        </w:numPr>
      </w:pPr>
      <w:r>
        <w:t>Vca: É a tensão do ponto com a corrente mais próxima de zero</w:t>
      </w:r>
      <w:r w:rsidR="009B41FC">
        <w:t xml:space="preserve"> (em V)</w:t>
      </w:r>
      <w:r>
        <w:t>;</w:t>
      </w:r>
    </w:p>
    <w:p w14:paraId="5AFF1658" w14:textId="48146226" w:rsidR="00981A33" w:rsidRDefault="00981A33" w:rsidP="00E5756C">
      <w:pPr>
        <w:pStyle w:val="PargrafodaLista"/>
        <w:numPr>
          <w:ilvl w:val="0"/>
          <w:numId w:val="17"/>
        </w:numPr>
      </w:pPr>
      <w:r>
        <w:t>Icc: É a corrente do ponto com a tensão mais próxima de zero</w:t>
      </w:r>
      <w:r w:rsidR="009B41FC">
        <w:t xml:space="preserve"> (em A)</w:t>
      </w:r>
      <w:r>
        <w:t>;</w:t>
      </w:r>
    </w:p>
    <w:p w14:paraId="070903C4" w14:textId="0CB74FF9" w:rsidR="00981A33" w:rsidRDefault="00981A33" w:rsidP="00E5756C">
      <w:pPr>
        <w:pStyle w:val="PargrafodaLista"/>
        <w:numPr>
          <w:ilvl w:val="0"/>
          <w:numId w:val="17"/>
        </w:numPr>
      </w:pPr>
      <w:r>
        <w:t xml:space="preserve">Pmp: É a maior </w:t>
      </w:r>
      <w:r w:rsidR="009B41FC">
        <w:t>potência alcançada pela célula (em W)</w:t>
      </w:r>
      <w:r>
        <w:t>;</w:t>
      </w:r>
    </w:p>
    <w:p w14:paraId="7FE228DA" w14:textId="28C477D9" w:rsidR="00981A33" w:rsidRDefault="00981A33" w:rsidP="00E5756C">
      <w:pPr>
        <w:pStyle w:val="PargrafodaLista"/>
        <w:numPr>
          <w:ilvl w:val="0"/>
          <w:numId w:val="17"/>
        </w:numPr>
      </w:pPr>
      <w:r>
        <w:t>Vmp: É a tensão pertencente ao ponto Pmp</w:t>
      </w:r>
      <w:r w:rsidR="009B41FC">
        <w:t xml:space="preserve"> (em V)</w:t>
      </w:r>
      <w:r>
        <w:t>;</w:t>
      </w:r>
    </w:p>
    <w:p w14:paraId="22462B4F" w14:textId="14368E49" w:rsidR="00981A33" w:rsidRDefault="00981A33" w:rsidP="00E5756C">
      <w:pPr>
        <w:pStyle w:val="PargrafodaLista"/>
        <w:numPr>
          <w:ilvl w:val="0"/>
          <w:numId w:val="17"/>
        </w:numPr>
      </w:pPr>
      <w:r>
        <w:t>Imp: É a corrente pertencente ao ponto Pmp</w:t>
      </w:r>
      <w:r w:rsidR="009B41FC">
        <w:t xml:space="preserve"> (em A)</w:t>
      </w:r>
      <w:r>
        <w:t>.</w:t>
      </w:r>
    </w:p>
    <w:p w14:paraId="78F82FC4" w14:textId="77777777" w:rsidR="00981A33" w:rsidRDefault="00981A33" w:rsidP="00E5756C">
      <w:r>
        <w:t xml:space="preserve">Com </w:t>
      </w:r>
      <w:r w:rsidR="007C5E1B">
        <w:t>estes valores determinados</w:t>
      </w:r>
      <w:r>
        <w:t xml:space="preserve">, é possível </w:t>
      </w:r>
      <w:r w:rsidR="00E5756C">
        <w:t>calcular</w:t>
      </w:r>
      <w:r>
        <w:t>:</w:t>
      </w:r>
    </w:p>
    <w:p w14:paraId="644D69A3" w14:textId="5C7F1366" w:rsidR="00E5756C" w:rsidRPr="008E26CF" w:rsidRDefault="00981A33" w:rsidP="00E5756C">
      <w:pPr>
        <w:pStyle w:val="PargrafodaLista"/>
        <w:numPr>
          <w:ilvl w:val="0"/>
          <w:numId w:val="16"/>
        </w:numPr>
      </w:pPr>
      <w:r w:rsidRPr="008E26CF">
        <w:t xml:space="preserve">FF: </w:t>
      </w:r>
      <w:r w:rsidR="009B41FC" w:rsidRPr="008E26CF">
        <w:t xml:space="preserve">Dado pela equação FF = </w:t>
      </w:r>
      <w:r w:rsidRPr="008E26CF">
        <w:t>Pmp / (Icc x Vca)</w:t>
      </w:r>
      <w:r w:rsidR="00E5756C" w:rsidRPr="008E26CF">
        <w:t>;</w:t>
      </w:r>
    </w:p>
    <w:p w14:paraId="08DA80BD" w14:textId="713A2D16" w:rsidR="00704412" w:rsidRDefault="00E5756C" w:rsidP="00E5756C">
      <w:pPr>
        <w:pStyle w:val="PargrafodaLista"/>
        <w:numPr>
          <w:ilvl w:val="0"/>
          <w:numId w:val="16"/>
        </w:numPr>
      </w:pPr>
      <w:r>
        <w:t xml:space="preserve">Eficiência: </w:t>
      </w:r>
      <w:r w:rsidR="009B41FC">
        <w:t xml:space="preserve">Dada pela equação Eficiência = </w:t>
      </w:r>
      <w:r>
        <w:t>(Pmp / (irradiancia x area)) x 100.</w:t>
      </w:r>
    </w:p>
    <w:p w14:paraId="41898310" w14:textId="2C8D388B" w:rsidR="00E5756C" w:rsidRDefault="009E5018" w:rsidP="00E5756C">
      <w:r>
        <w:t xml:space="preserve">A irradiância e a área são valores inseridos pelo usuário na VI principal de Entrada de Dados, passados para </w:t>
      </w:r>
      <w:r w:rsidR="008E26CF">
        <w:t>o</w:t>
      </w:r>
      <w:r>
        <w:t xml:space="preserve"> subVI MedicaoCurva e em seguida para est subVI.</w:t>
      </w:r>
      <w:r w:rsidR="009B41FC">
        <w:t xml:space="preserve"> Na Figura 14 é possível observar o Diagrama de blocos d</w:t>
      </w:r>
      <w:r w:rsidR="008E26CF">
        <w:t>o</w:t>
      </w:r>
      <w:r w:rsidR="009B41FC">
        <w:t xml:space="preserve"> subVI Parametros.</w:t>
      </w:r>
    </w:p>
    <w:p w14:paraId="3A4859F9" w14:textId="6D1A7D2D" w:rsidR="00F3329B" w:rsidRDefault="00F3329B" w:rsidP="00F3329B">
      <w:pPr>
        <w:ind w:firstLine="0"/>
        <w:rPr>
          <w:ins w:id="453" w:author="megacatia@hotmail.com" w:date="2017-12-04T19:30:00Z"/>
        </w:rPr>
      </w:pPr>
    </w:p>
    <w:p w14:paraId="2C4106BC" w14:textId="003FD2D0" w:rsidR="001F513F" w:rsidRDefault="001F513F" w:rsidP="00F3329B">
      <w:pPr>
        <w:ind w:firstLine="0"/>
        <w:rPr>
          <w:ins w:id="454" w:author="megacatia@hotmail.com" w:date="2017-12-04T19:30:00Z"/>
        </w:rPr>
      </w:pPr>
    </w:p>
    <w:p w14:paraId="2B871D93" w14:textId="31047607" w:rsidR="001F513F" w:rsidRDefault="001F513F" w:rsidP="00F3329B">
      <w:pPr>
        <w:ind w:firstLine="0"/>
        <w:rPr>
          <w:ins w:id="455" w:author="megacatia@hotmail.com" w:date="2017-12-04T19:30:00Z"/>
        </w:rPr>
      </w:pPr>
    </w:p>
    <w:p w14:paraId="1330CA61" w14:textId="5170915E" w:rsidR="001F513F" w:rsidRDefault="001F513F" w:rsidP="00F3329B">
      <w:pPr>
        <w:ind w:firstLine="0"/>
        <w:rPr>
          <w:ins w:id="456" w:author="megacatia@hotmail.com" w:date="2017-12-04T19:30:00Z"/>
        </w:rPr>
      </w:pPr>
    </w:p>
    <w:p w14:paraId="6685A5C1" w14:textId="4197C334" w:rsidR="001F513F" w:rsidRDefault="001F513F" w:rsidP="00F3329B">
      <w:pPr>
        <w:ind w:firstLine="0"/>
        <w:rPr>
          <w:ins w:id="457" w:author="megacatia@hotmail.com" w:date="2017-12-04T19:30:00Z"/>
        </w:rPr>
      </w:pPr>
    </w:p>
    <w:p w14:paraId="76286F37" w14:textId="2B1D7D7F" w:rsidR="001F513F" w:rsidRDefault="001F513F" w:rsidP="00F3329B">
      <w:pPr>
        <w:ind w:firstLine="0"/>
        <w:rPr>
          <w:ins w:id="458" w:author="megacatia@hotmail.com" w:date="2017-12-04T19:30:00Z"/>
        </w:rPr>
      </w:pPr>
    </w:p>
    <w:p w14:paraId="256434F3" w14:textId="314CE299" w:rsidR="001F513F" w:rsidRDefault="001F513F" w:rsidP="00F3329B">
      <w:pPr>
        <w:ind w:firstLine="0"/>
        <w:rPr>
          <w:ins w:id="459" w:author="megacatia@hotmail.com" w:date="2017-12-04T19:30:00Z"/>
        </w:rPr>
      </w:pPr>
    </w:p>
    <w:p w14:paraId="6D9DD2F5" w14:textId="4408E403" w:rsidR="001F513F" w:rsidRDefault="001F513F" w:rsidP="00F3329B">
      <w:pPr>
        <w:ind w:firstLine="0"/>
        <w:rPr>
          <w:ins w:id="460" w:author="megacatia@hotmail.com" w:date="2017-12-04T19:30:00Z"/>
        </w:rPr>
      </w:pPr>
    </w:p>
    <w:p w14:paraId="24202A86" w14:textId="502EB842" w:rsidR="001F513F" w:rsidRDefault="001F513F" w:rsidP="00F3329B">
      <w:pPr>
        <w:ind w:firstLine="0"/>
        <w:rPr>
          <w:ins w:id="461" w:author="megacatia@hotmail.com" w:date="2017-12-04T19:30:00Z"/>
        </w:rPr>
      </w:pPr>
    </w:p>
    <w:p w14:paraId="2B5FA76D" w14:textId="30E6B37B" w:rsidR="001F513F" w:rsidRDefault="001F513F" w:rsidP="00F3329B">
      <w:pPr>
        <w:ind w:firstLine="0"/>
        <w:rPr>
          <w:ins w:id="462" w:author="megacatia@hotmail.com" w:date="2017-12-04T19:30:00Z"/>
        </w:rPr>
      </w:pPr>
    </w:p>
    <w:p w14:paraId="1D80476F" w14:textId="6C6419C7" w:rsidR="001F513F" w:rsidRDefault="001F513F" w:rsidP="00F3329B">
      <w:pPr>
        <w:ind w:firstLine="0"/>
        <w:rPr>
          <w:ins w:id="463" w:author="megacatia@hotmail.com" w:date="2017-12-04T19:30:00Z"/>
        </w:rPr>
      </w:pPr>
    </w:p>
    <w:p w14:paraId="573DC57A" w14:textId="103C70E5" w:rsidR="001F513F" w:rsidRDefault="001F513F" w:rsidP="00F3329B">
      <w:pPr>
        <w:ind w:firstLine="0"/>
        <w:rPr>
          <w:ins w:id="464" w:author="megacatia@hotmail.com" w:date="2017-12-04T19:30:00Z"/>
        </w:rPr>
      </w:pPr>
    </w:p>
    <w:p w14:paraId="79C3A813" w14:textId="6E4414B9" w:rsidR="001F513F" w:rsidRDefault="001F513F" w:rsidP="00F3329B">
      <w:pPr>
        <w:ind w:firstLine="0"/>
        <w:rPr>
          <w:ins w:id="465" w:author="megacatia@hotmail.com" w:date="2017-12-04T19:30:00Z"/>
        </w:rPr>
      </w:pPr>
    </w:p>
    <w:p w14:paraId="44DBDF70" w14:textId="77777777" w:rsidR="001F513F" w:rsidRDefault="001F513F" w:rsidP="00F3329B">
      <w:pPr>
        <w:ind w:firstLine="0"/>
      </w:pPr>
    </w:p>
    <w:p w14:paraId="04B06839" w14:textId="050E668A" w:rsidR="00704412" w:rsidRPr="00704412" w:rsidRDefault="00704412" w:rsidP="00704412">
      <w:pPr>
        <w:jc w:val="center"/>
      </w:pPr>
      <w:r>
        <w:rPr>
          <w:b/>
        </w:rPr>
        <w:lastRenderedPageBreak/>
        <w:t xml:space="preserve">Figura </w:t>
      </w:r>
      <w:r w:rsidR="00E3647B">
        <w:rPr>
          <w:b/>
        </w:rPr>
        <w:t>14</w:t>
      </w:r>
      <w:r w:rsidR="009E5018">
        <w:rPr>
          <w:b/>
        </w:rPr>
        <w:t xml:space="preserve"> – Diagrama de blocos d</w:t>
      </w:r>
      <w:r w:rsidR="008E26CF">
        <w:rPr>
          <w:b/>
        </w:rPr>
        <w:t>o</w:t>
      </w:r>
      <w:r w:rsidR="009E5018">
        <w:rPr>
          <w:b/>
        </w:rPr>
        <w:t xml:space="preserve"> subVI P</w:t>
      </w:r>
      <w:r>
        <w:rPr>
          <w:b/>
        </w:rPr>
        <w:t>arametros</w:t>
      </w:r>
    </w:p>
    <w:p w14:paraId="7E9B001C" w14:textId="77777777" w:rsidR="00601F08" w:rsidRDefault="00CA18BE" w:rsidP="00F3329B">
      <w:pPr>
        <w:ind w:hanging="284"/>
        <w:jc w:val="center"/>
      </w:pPr>
      <w:r>
        <w:rPr>
          <w:noProof/>
        </w:rPr>
        <w:drawing>
          <wp:inline distT="0" distB="0" distL="0" distR="0" wp14:anchorId="3A1C2C9F" wp14:editId="65E8B3B7">
            <wp:extent cx="6267450" cy="5962650"/>
            <wp:effectExtent l="0" t="0" r="0" b="0"/>
            <wp:docPr id="23" name="Imagem 6" descr="Parametro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rametros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67450" cy="5962650"/>
                    </a:xfrm>
                    <a:prstGeom prst="rect">
                      <a:avLst/>
                    </a:prstGeom>
                    <a:noFill/>
                    <a:ln>
                      <a:noFill/>
                    </a:ln>
                  </pic:spPr>
                </pic:pic>
              </a:graphicData>
            </a:graphic>
          </wp:inline>
        </w:drawing>
      </w:r>
    </w:p>
    <w:p w14:paraId="1B603539" w14:textId="77777777" w:rsidR="00E43B77" w:rsidRPr="00F65E1E" w:rsidRDefault="00E43B77" w:rsidP="00F65E1E">
      <w:pPr>
        <w:autoSpaceDE w:val="0"/>
        <w:autoSpaceDN w:val="0"/>
        <w:adjustRightInd w:val="0"/>
        <w:rPr>
          <w:color w:val="00B050"/>
        </w:rPr>
      </w:pPr>
      <w:r w:rsidRPr="006721E6">
        <w:rPr>
          <w:highlight w:val="yellow"/>
        </w:rPr>
        <w:t xml:space="preserve">Fonte: </w:t>
      </w:r>
      <w:r w:rsidRPr="00573321">
        <w:rPr>
          <w:highlight w:val="yellow"/>
        </w:rPr>
        <w:t>Retirada do programa</w:t>
      </w:r>
    </w:p>
    <w:p w14:paraId="54E699B5" w14:textId="77777777" w:rsidR="003D62C5" w:rsidRPr="00601F08" w:rsidRDefault="003D62C5" w:rsidP="003D62C5">
      <w:pPr>
        <w:pStyle w:val="Ttulo3"/>
        <w:rPr>
          <w:color w:val="auto"/>
        </w:rPr>
      </w:pPr>
      <w:bookmarkStart w:id="466" w:name="_Toc500174858"/>
      <w:r w:rsidRPr="00601F08">
        <w:rPr>
          <w:color w:val="auto"/>
        </w:rPr>
        <w:t>Correção da curva em função da Temperatura</w:t>
      </w:r>
      <w:bookmarkEnd w:id="466"/>
    </w:p>
    <w:p w14:paraId="2DA391F7" w14:textId="28BEC61F" w:rsidR="00601F08" w:rsidRDefault="00A04536" w:rsidP="008E26CF">
      <w:r>
        <w:t xml:space="preserve">Para corrigir a curva, foi necessário estudar a norma </w:t>
      </w:r>
      <w:r w:rsidR="007915B2">
        <w:t xml:space="preserve">IEC </w:t>
      </w:r>
      <w:r>
        <w:t xml:space="preserve">12763: 2013 – </w:t>
      </w:r>
      <w:r w:rsidRPr="008E26CF">
        <w:rPr>
          <w:i/>
        </w:rPr>
        <w:t>Procedures for Temperature and Irradiance Corrections to Measured I-V Characteristics</w:t>
      </w:r>
      <w:r>
        <w:t>, de onde foi retirado</w:t>
      </w:r>
      <w:r w:rsidR="008E26CF">
        <w:t xml:space="preserve"> </w:t>
      </w:r>
      <w:r>
        <w:t>dois procedimentos para a correção da curva</w:t>
      </w:r>
      <w:r w:rsidR="002835DE">
        <w:t xml:space="preserve"> descritos na próximas seções</w:t>
      </w:r>
      <w:r>
        <w:t>.</w:t>
      </w:r>
      <w:r w:rsidR="007135A7">
        <w:t xml:space="preserve"> Foram utilizados d</w:t>
      </w:r>
      <w:r w:rsidR="002835DE">
        <w:t>ois</w:t>
      </w:r>
      <w:r w:rsidR="007135A7">
        <w:t xml:space="preserve"> subVIs para realizar esta função: MenuCorrecao e CorrecaoCurva</w:t>
      </w:r>
      <w:r w:rsidR="007915B2">
        <w:t>, que são acionad</w:t>
      </w:r>
      <w:r w:rsidR="002835DE">
        <w:t>o</w:t>
      </w:r>
      <w:r w:rsidR="007915B2">
        <w:t>s</w:t>
      </w:r>
      <w:r w:rsidR="008B60F0">
        <w:t xml:space="preserve"> </w:t>
      </w:r>
      <w:r w:rsidR="007915B2">
        <w:lastRenderedPageBreak/>
        <w:t xml:space="preserve">quando o usuário </w:t>
      </w:r>
      <w:r w:rsidR="008B60F0">
        <w:t>clicar em um botão na interface de saída de dados, n</w:t>
      </w:r>
      <w:r w:rsidR="002835DE">
        <w:t>o</w:t>
      </w:r>
      <w:r w:rsidR="008B60F0">
        <w:t xml:space="preserve"> VI de MedicaoIxV.</w:t>
      </w:r>
      <w:r w:rsidR="007915B2">
        <w:t xml:space="preserve"> A Figura 15 mostra parte do diagrama de blocos d</w:t>
      </w:r>
      <w:r w:rsidR="002835DE">
        <w:t>o</w:t>
      </w:r>
      <w:r w:rsidR="007915B2">
        <w:t xml:space="preserve"> subVI medicaoCurva.</w:t>
      </w:r>
    </w:p>
    <w:p w14:paraId="77238911" w14:textId="77777777" w:rsidR="00DD692D" w:rsidRDefault="00DD692D" w:rsidP="005B487C"/>
    <w:p w14:paraId="294E574D" w14:textId="196B4E0D" w:rsidR="008B60F0" w:rsidRDefault="008B60F0" w:rsidP="008B60F0">
      <w:pPr>
        <w:jc w:val="center"/>
      </w:pPr>
      <w:r>
        <w:rPr>
          <w:b/>
        </w:rPr>
        <w:t xml:space="preserve">Figura </w:t>
      </w:r>
      <w:r w:rsidR="00DD692D">
        <w:rPr>
          <w:b/>
        </w:rPr>
        <w:t>15</w:t>
      </w:r>
      <w:r>
        <w:rPr>
          <w:b/>
        </w:rPr>
        <w:t xml:space="preserve"> – Parte do diagrama de blocos d</w:t>
      </w:r>
      <w:r w:rsidR="002835DE">
        <w:rPr>
          <w:b/>
        </w:rPr>
        <w:t>o</w:t>
      </w:r>
      <w:r>
        <w:rPr>
          <w:b/>
        </w:rPr>
        <w:t xml:space="preserve"> subVI medicaoCurva</w:t>
      </w:r>
    </w:p>
    <w:p w14:paraId="3D77DDD8" w14:textId="77777777" w:rsidR="008B60F0" w:rsidRDefault="008B60F0" w:rsidP="008B60F0">
      <w:pPr>
        <w:autoSpaceDE w:val="0"/>
        <w:autoSpaceDN w:val="0"/>
        <w:adjustRightInd w:val="0"/>
        <w:ind w:firstLine="0"/>
        <w:jc w:val="center"/>
      </w:pPr>
      <w:r>
        <w:rPr>
          <w:noProof/>
        </w:rPr>
        <w:drawing>
          <wp:inline distT="0" distB="0" distL="0" distR="0" wp14:anchorId="2B435929" wp14:editId="51C04007">
            <wp:extent cx="4819650" cy="381381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1295" cy="3815112"/>
                    </a:xfrm>
                    <a:prstGeom prst="rect">
                      <a:avLst/>
                    </a:prstGeom>
                  </pic:spPr>
                </pic:pic>
              </a:graphicData>
            </a:graphic>
          </wp:inline>
        </w:drawing>
      </w:r>
    </w:p>
    <w:p w14:paraId="3A867C23" w14:textId="77777777" w:rsidR="008B60F0" w:rsidRPr="00601F08" w:rsidRDefault="008B60F0" w:rsidP="001324CC">
      <w:pPr>
        <w:autoSpaceDE w:val="0"/>
        <w:autoSpaceDN w:val="0"/>
        <w:adjustRightInd w:val="0"/>
      </w:pPr>
      <w:r w:rsidRPr="00401148">
        <w:t>Fonte: Retirada do programa</w:t>
      </w:r>
    </w:p>
    <w:p w14:paraId="54552E4B" w14:textId="77777777" w:rsidR="005B487C" w:rsidRDefault="005B487C" w:rsidP="005B487C">
      <w:pPr>
        <w:pStyle w:val="Ttulo4"/>
      </w:pPr>
      <w:bookmarkStart w:id="467" w:name="_Toc500174859"/>
      <w:r>
        <w:t>Menu de correção de curva</w:t>
      </w:r>
      <w:bookmarkEnd w:id="467"/>
    </w:p>
    <w:p w14:paraId="62DDDC72" w14:textId="125E8C4A" w:rsidR="00F3329B" w:rsidRDefault="007135A7" w:rsidP="003D3499">
      <w:pPr>
        <w:rPr>
          <w:ins w:id="468" w:author="megacatia@hotmail.com" w:date="2017-12-04T19:31:00Z"/>
        </w:rPr>
      </w:pPr>
      <w:r>
        <w:t xml:space="preserve">Esta VI contém a interface para a inserção dos parâmetros da equação de correção da curva IxV. Através dela, os parâmetros inseridos serão passados para </w:t>
      </w:r>
      <w:r w:rsidR="002835DE">
        <w:t>o</w:t>
      </w:r>
      <w:r>
        <w:t xml:space="preserve"> subVI CorrecaoCurva, onde os pontos da curva são tratados e corrigidos para gerar a nova curva IxV na temperatura desejada. Na interface, existe uma aba para cada procedimento da correção</w:t>
      </w:r>
      <w:r w:rsidR="009E3F82">
        <w:t>, com os devidos parâmetros de entrada que serão usados nas fórmulas de correção da curva</w:t>
      </w:r>
      <w:r w:rsidR="001324CC">
        <w:t>.</w:t>
      </w:r>
      <w:r w:rsidR="007915B2">
        <w:t xml:space="preserve"> A Figura 16 mostra esta interface.</w:t>
      </w:r>
    </w:p>
    <w:p w14:paraId="5038B040" w14:textId="0807209F" w:rsidR="001F513F" w:rsidRDefault="001F513F" w:rsidP="003D3499">
      <w:pPr>
        <w:rPr>
          <w:ins w:id="469" w:author="megacatia@hotmail.com" w:date="2017-12-04T19:31:00Z"/>
        </w:rPr>
      </w:pPr>
    </w:p>
    <w:p w14:paraId="147B3541" w14:textId="411C68E7" w:rsidR="001F513F" w:rsidRDefault="001F513F" w:rsidP="003D3499">
      <w:pPr>
        <w:rPr>
          <w:ins w:id="470" w:author="megacatia@hotmail.com" w:date="2017-12-04T19:31:00Z"/>
        </w:rPr>
      </w:pPr>
    </w:p>
    <w:p w14:paraId="79F12FDE" w14:textId="4CC28051" w:rsidR="001F513F" w:rsidRDefault="001F513F" w:rsidP="003D3499">
      <w:pPr>
        <w:rPr>
          <w:ins w:id="471" w:author="megacatia@hotmail.com" w:date="2017-12-04T19:31:00Z"/>
        </w:rPr>
      </w:pPr>
    </w:p>
    <w:p w14:paraId="5CC18FFF" w14:textId="77777777" w:rsidR="001F513F" w:rsidRDefault="001F513F" w:rsidP="003D3499"/>
    <w:p w14:paraId="745EDC26" w14:textId="77777777" w:rsidR="007135A7" w:rsidRDefault="007135A7" w:rsidP="007135A7">
      <w:pPr>
        <w:jc w:val="center"/>
      </w:pPr>
      <w:r w:rsidRPr="00F010D8">
        <w:rPr>
          <w:b/>
        </w:rPr>
        <w:lastRenderedPageBreak/>
        <w:t>Figu</w:t>
      </w:r>
      <w:r w:rsidR="00DD692D" w:rsidRPr="00F010D8">
        <w:rPr>
          <w:b/>
        </w:rPr>
        <w:t>ra 16</w:t>
      </w:r>
      <w:r w:rsidRPr="00F010D8">
        <w:rPr>
          <w:b/>
        </w:rPr>
        <w:t xml:space="preserve"> – Interface utilizada para correção da curva</w:t>
      </w:r>
    </w:p>
    <w:p w14:paraId="76309CBB" w14:textId="77777777" w:rsidR="007135A7" w:rsidRDefault="00CA18BE" w:rsidP="007135A7">
      <w:pPr>
        <w:ind w:firstLine="0"/>
        <w:jc w:val="center"/>
      </w:pPr>
      <w:r>
        <w:rPr>
          <w:noProof/>
        </w:rPr>
        <w:drawing>
          <wp:inline distT="0" distB="0" distL="0" distR="0" wp14:anchorId="576526FB" wp14:editId="6B165E7F">
            <wp:extent cx="4449128" cy="1647825"/>
            <wp:effectExtent l="0" t="0" r="8890" b="0"/>
            <wp:docPr id="22" name="Imagem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4275" cy="1649731"/>
                    </a:xfrm>
                    <a:prstGeom prst="rect">
                      <a:avLst/>
                    </a:prstGeom>
                    <a:noFill/>
                    <a:ln>
                      <a:noFill/>
                    </a:ln>
                  </pic:spPr>
                </pic:pic>
              </a:graphicData>
            </a:graphic>
          </wp:inline>
        </w:drawing>
      </w:r>
    </w:p>
    <w:p w14:paraId="41F9A6BF" w14:textId="4EA7F825" w:rsidR="007135A7" w:rsidDel="001F513F" w:rsidRDefault="007135A7" w:rsidP="001F513F">
      <w:pPr>
        <w:autoSpaceDE w:val="0"/>
        <w:autoSpaceDN w:val="0"/>
        <w:adjustRightInd w:val="0"/>
        <w:rPr>
          <w:del w:id="472" w:author="megacatia@hotmail.com" w:date="2017-12-04T19:31:00Z"/>
          <w:u w:val="single"/>
        </w:rPr>
      </w:pPr>
      <w:r w:rsidRPr="002835DE">
        <w:t>Fonte: Retirada do programa</w:t>
      </w:r>
    </w:p>
    <w:p w14:paraId="1CE795DC" w14:textId="77777777" w:rsidR="001F513F" w:rsidRDefault="001F513F" w:rsidP="001324CC">
      <w:pPr>
        <w:autoSpaceDE w:val="0"/>
        <w:autoSpaceDN w:val="0"/>
        <w:adjustRightInd w:val="0"/>
        <w:rPr>
          <w:ins w:id="473" w:author="megacatia@hotmail.com" w:date="2017-12-04T19:31:00Z"/>
        </w:rPr>
      </w:pPr>
    </w:p>
    <w:p w14:paraId="4E942AE7" w14:textId="77777777" w:rsidR="002835DE" w:rsidRPr="003D3499" w:rsidRDefault="002835DE" w:rsidP="001F513F">
      <w:pPr>
        <w:autoSpaceDE w:val="0"/>
        <w:autoSpaceDN w:val="0"/>
        <w:adjustRightInd w:val="0"/>
        <w:rPr>
          <w:u w:val="single"/>
        </w:rPr>
        <w:pPrChange w:id="474" w:author="megacatia@hotmail.com" w:date="2017-12-04T19:31:00Z">
          <w:pPr>
            <w:autoSpaceDE w:val="0"/>
            <w:autoSpaceDN w:val="0"/>
            <w:adjustRightInd w:val="0"/>
          </w:pPr>
        </w:pPrChange>
      </w:pPr>
    </w:p>
    <w:p w14:paraId="217ECE1F" w14:textId="1C6B71E1" w:rsidR="00F010D8" w:rsidRDefault="001324CC" w:rsidP="003D3499">
      <w:pPr>
        <w:autoSpaceDE w:val="0"/>
        <w:autoSpaceDN w:val="0"/>
        <w:adjustRightInd w:val="0"/>
        <w:rPr>
          <w:ins w:id="475" w:author="megacatia@hotmail.com" w:date="2017-12-04T19:31:00Z"/>
        </w:rPr>
      </w:pPr>
      <w:r>
        <w:t>No diagrama de blocos, est</w:t>
      </w:r>
      <w:r w:rsidR="002835DE">
        <w:t>e</w:t>
      </w:r>
      <w:r>
        <w:t xml:space="preserve"> VI está recebendo </w:t>
      </w:r>
      <w:r w:rsidR="002835DE">
        <w:t xml:space="preserve">a matriz </w:t>
      </w:r>
      <w:r>
        <w:t>com os dados</w:t>
      </w:r>
      <w:r w:rsidR="0011636E">
        <w:t xml:space="preserve"> da curva IxV que foi medida. Ponto por ponto desta curva é passada juntamente com os parâmetros dos procedimentos de correção da curva para </w:t>
      </w:r>
      <w:r w:rsidR="002835DE">
        <w:t>o</w:t>
      </w:r>
      <w:r w:rsidR="0011636E">
        <w:t xml:space="preserve"> subVI que irá de fato aplicar as fórmulas para corrigir os pontos.</w:t>
      </w:r>
      <w:r w:rsidR="007915B2">
        <w:t xml:space="preserve"> Na Figura 17 é possível observar parte do diagrama de blocos d</w:t>
      </w:r>
      <w:r w:rsidR="002835DE">
        <w:t>o</w:t>
      </w:r>
      <w:r w:rsidR="007915B2">
        <w:t xml:space="preserve"> subVI MenuCorrecao.</w:t>
      </w:r>
    </w:p>
    <w:p w14:paraId="60FC778A" w14:textId="77B13F31" w:rsidR="001F513F" w:rsidRDefault="001F513F" w:rsidP="003D3499">
      <w:pPr>
        <w:autoSpaceDE w:val="0"/>
        <w:autoSpaceDN w:val="0"/>
        <w:adjustRightInd w:val="0"/>
        <w:rPr>
          <w:ins w:id="476" w:author="megacatia@hotmail.com" w:date="2017-12-04T19:31:00Z"/>
        </w:rPr>
      </w:pPr>
    </w:p>
    <w:p w14:paraId="65D238D4" w14:textId="33473D07" w:rsidR="001F513F" w:rsidRDefault="001F513F" w:rsidP="003D3499">
      <w:pPr>
        <w:autoSpaceDE w:val="0"/>
        <w:autoSpaceDN w:val="0"/>
        <w:adjustRightInd w:val="0"/>
        <w:rPr>
          <w:ins w:id="477" w:author="megacatia@hotmail.com" w:date="2017-12-04T19:31:00Z"/>
        </w:rPr>
      </w:pPr>
    </w:p>
    <w:p w14:paraId="4EFD09C3" w14:textId="216A2305" w:rsidR="001F513F" w:rsidRDefault="001F513F" w:rsidP="003D3499">
      <w:pPr>
        <w:autoSpaceDE w:val="0"/>
        <w:autoSpaceDN w:val="0"/>
        <w:adjustRightInd w:val="0"/>
        <w:rPr>
          <w:ins w:id="478" w:author="megacatia@hotmail.com" w:date="2017-12-04T19:31:00Z"/>
        </w:rPr>
      </w:pPr>
    </w:p>
    <w:p w14:paraId="7FCE3F32" w14:textId="33E28303" w:rsidR="001F513F" w:rsidRDefault="001F513F" w:rsidP="003D3499">
      <w:pPr>
        <w:autoSpaceDE w:val="0"/>
        <w:autoSpaceDN w:val="0"/>
        <w:adjustRightInd w:val="0"/>
        <w:rPr>
          <w:ins w:id="479" w:author="megacatia@hotmail.com" w:date="2017-12-04T19:31:00Z"/>
        </w:rPr>
      </w:pPr>
    </w:p>
    <w:p w14:paraId="13C8D758" w14:textId="4A77D6D9" w:rsidR="001F513F" w:rsidRDefault="001F513F" w:rsidP="003D3499">
      <w:pPr>
        <w:autoSpaceDE w:val="0"/>
        <w:autoSpaceDN w:val="0"/>
        <w:adjustRightInd w:val="0"/>
        <w:rPr>
          <w:ins w:id="480" w:author="megacatia@hotmail.com" w:date="2017-12-04T19:31:00Z"/>
        </w:rPr>
      </w:pPr>
    </w:p>
    <w:p w14:paraId="727A1F11" w14:textId="418FBEDE" w:rsidR="001F513F" w:rsidRDefault="001F513F" w:rsidP="003D3499">
      <w:pPr>
        <w:autoSpaceDE w:val="0"/>
        <w:autoSpaceDN w:val="0"/>
        <w:adjustRightInd w:val="0"/>
        <w:rPr>
          <w:ins w:id="481" w:author="megacatia@hotmail.com" w:date="2017-12-04T19:31:00Z"/>
        </w:rPr>
      </w:pPr>
    </w:p>
    <w:p w14:paraId="429A2696" w14:textId="5B0EA881" w:rsidR="001F513F" w:rsidRDefault="001F513F" w:rsidP="003D3499">
      <w:pPr>
        <w:autoSpaceDE w:val="0"/>
        <w:autoSpaceDN w:val="0"/>
        <w:adjustRightInd w:val="0"/>
        <w:rPr>
          <w:ins w:id="482" w:author="megacatia@hotmail.com" w:date="2017-12-04T19:31:00Z"/>
        </w:rPr>
      </w:pPr>
    </w:p>
    <w:p w14:paraId="5C635160" w14:textId="1BC1AECC" w:rsidR="001F513F" w:rsidRDefault="001F513F" w:rsidP="003D3499">
      <w:pPr>
        <w:autoSpaceDE w:val="0"/>
        <w:autoSpaceDN w:val="0"/>
        <w:adjustRightInd w:val="0"/>
        <w:rPr>
          <w:ins w:id="483" w:author="megacatia@hotmail.com" w:date="2017-12-04T19:31:00Z"/>
        </w:rPr>
      </w:pPr>
    </w:p>
    <w:p w14:paraId="705B9BA7" w14:textId="2C963B9D" w:rsidR="001F513F" w:rsidRDefault="001F513F" w:rsidP="003D3499">
      <w:pPr>
        <w:autoSpaceDE w:val="0"/>
        <w:autoSpaceDN w:val="0"/>
        <w:adjustRightInd w:val="0"/>
        <w:rPr>
          <w:ins w:id="484" w:author="megacatia@hotmail.com" w:date="2017-12-04T19:31:00Z"/>
        </w:rPr>
      </w:pPr>
    </w:p>
    <w:p w14:paraId="1A79BF8B" w14:textId="01BB198C" w:rsidR="001F513F" w:rsidRDefault="001F513F" w:rsidP="003D3499">
      <w:pPr>
        <w:autoSpaceDE w:val="0"/>
        <w:autoSpaceDN w:val="0"/>
        <w:adjustRightInd w:val="0"/>
        <w:rPr>
          <w:ins w:id="485" w:author="megacatia@hotmail.com" w:date="2017-12-04T19:31:00Z"/>
        </w:rPr>
      </w:pPr>
    </w:p>
    <w:p w14:paraId="01CFD060" w14:textId="5C54C993" w:rsidR="001F513F" w:rsidRDefault="001F513F" w:rsidP="003D3499">
      <w:pPr>
        <w:autoSpaceDE w:val="0"/>
        <w:autoSpaceDN w:val="0"/>
        <w:adjustRightInd w:val="0"/>
        <w:rPr>
          <w:ins w:id="486" w:author="megacatia@hotmail.com" w:date="2017-12-04T19:31:00Z"/>
        </w:rPr>
      </w:pPr>
    </w:p>
    <w:p w14:paraId="3BC5F59A" w14:textId="7BC6ABBA" w:rsidR="001F513F" w:rsidRDefault="001F513F" w:rsidP="003D3499">
      <w:pPr>
        <w:autoSpaceDE w:val="0"/>
        <w:autoSpaceDN w:val="0"/>
        <w:adjustRightInd w:val="0"/>
        <w:rPr>
          <w:ins w:id="487" w:author="megacatia@hotmail.com" w:date="2017-12-04T19:31:00Z"/>
        </w:rPr>
      </w:pPr>
    </w:p>
    <w:p w14:paraId="0FB6E5FA" w14:textId="358F46D7" w:rsidR="001F513F" w:rsidRDefault="001F513F" w:rsidP="003D3499">
      <w:pPr>
        <w:autoSpaceDE w:val="0"/>
        <w:autoSpaceDN w:val="0"/>
        <w:adjustRightInd w:val="0"/>
        <w:rPr>
          <w:ins w:id="488" w:author="megacatia@hotmail.com" w:date="2017-12-04T19:31:00Z"/>
        </w:rPr>
      </w:pPr>
    </w:p>
    <w:p w14:paraId="549D75C1" w14:textId="40037CB7" w:rsidR="001F513F" w:rsidRDefault="001F513F" w:rsidP="003D3499">
      <w:pPr>
        <w:autoSpaceDE w:val="0"/>
        <w:autoSpaceDN w:val="0"/>
        <w:adjustRightInd w:val="0"/>
        <w:rPr>
          <w:ins w:id="489" w:author="megacatia@hotmail.com" w:date="2017-12-04T19:31:00Z"/>
        </w:rPr>
      </w:pPr>
    </w:p>
    <w:p w14:paraId="60D4571D" w14:textId="5FAD7736" w:rsidR="001F513F" w:rsidRDefault="001F513F" w:rsidP="003D3499">
      <w:pPr>
        <w:autoSpaceDE w:val="0"/>
        <w:autoSpaceDN w:val="0"/>
        <w:adjustRightInd w:val="0"/>
        <w:rPr>
          <w:ins w:id="490" w:author="megacatia@hotmail.com" w:date="2017-12-04T19:31:00Z"/>
        </w:rPr>
      </w:pPr>
    </w:p>
    <w:p w14:paraId="1CC32D0F" w14:textId="07D15292" w:rsidR="001F513F" w:rsidRDefault="001F513F" w:rsidP="003D3499">
      <w:pPr>
        <w:autoSpaceDE w:val="0"/>
        <w:autoSpaceDN w:val="0"/>
        <w:adjustRightInd w:val="0"/>
        <w:rPr>
          <w:ins w:id="491" w:author="megacatia@hotmail.com" w:date="2017-12-04T19:31:00Z"/>
        </w:rPr>
      </w:pPr>
    </w:p>
    <w:p w14:paraId="04595D05" w14:textId="77777777" w:rsidR="001F513F" w:rsidRDefault="001F513F" w:rsidP="003D3499">
      <w:pPr>
        <w:autoSpaceDE w:val="0"/>
        <w:autoSpaceDN w:val="0"/>
        <w:adjustRightInd w:val="0"/>
      </w:pPr>
    </w:p>
    <w:p w14:paraId="18B641D9" w14:textId="0554003D" w:rsidR="00F010D8" w:rsidRDefault="00F010D8" w:rsidP="00F010D8">
      <w:pPr>
        <w:jc w:val="center"/>
      </w:pPr>
      <w:r w:rsidRPr="00855DEB">
        <w:rPr>
          <w:b/>
        </w:rPr>
        <w:lastRenderedPageBreak/>
        <w:t xml:space="preserve">Figura </w:t>
      </w:r>
      <w:r w:rsidR="00855DEB" w:rsidRPr="00855DEB">
        <w:rPr>
          <w:b/>
        </w:rPr>
        <w:t>17</w:t>
      </w:r>
      <w:r w:rsidRPr="00855DEB">
        <w:rPr>
          <w:b/>
        </w:rPr>
        <w:t xml:space="preserve"> – Parte do diagrama de blocos d</w:t>
      </w:r>
      <w:r w:rsidR="002835DE">
        <w:rPr>
          <w:b/>
        </w:rPr>
        <w:t>o</w:t>
      </w:r>
      <w:r w:rsidRPr="00855DEB">
        <w:rPr>
          <w:b/>
        </w:rPr>
        <w:t xml:space="preserve"> subVI MenuCorrecao  </w:t>
      </w:r>
    </w:p>
    <w:p w14:paraId="2308D95B" w14:textId="77777777" w:rsidR="00F010D8" w:rsidRDefault="00CA18BE" w:rsidP="00F010D8">
      <w:pPr>
        <w:autoSpaceDE w:val="0"/>
        <w:autoSpaceDN w:val="0"/>
        <w:adjustRightInd w:val="0"/>
        <w:ind w:firstLine="0"/>
        <w:jc w:val="center"/>
      </w:pPr>
      <w:r>
        <w:rPr>
          <w:noProof/>
        </w:rPr>
        <w:drawing>
          <wp:inline distT="0" distB="0" distL="0" distR="0" wp14:anchorId="20E758F2" wp14:editId="0022A20A">
            <wp:extent cx="4419600" cy="6612868"/>
            <wp:effectExtent l="0" t="0" r="0" b="0"/>
            <wp:docPr id="21" name="Imagem 8" descr="MenuCorre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nuCorrecao"/>
                    <pic:cNvPicPr>
                      <a:picLocks noChangeAspect="1" noChangeArrowheads="1"/>
                    </pic:cNvPicPr>
                  </pic:nvPicPr>
                  <pic:blipFill>
                    <a:blip r:embed="rId32">
                      <a:extLst>
                        <a:ext uri="{28A0092B-C50C-407E-A947-70E740481C1C}">
                          <a14:useLocalDpi xmlns:a14="http://schemas.microsoft.com/office/drawing/2010/main" val="0"/>
                        </a:ext>
                      </a:extLst>
                    </a:blip>
                    <a:srcRect t="336"/>
                    <a:stretch>
                      <a:fillRect/>
                    </a:stretch>
                  </pic:blipFill>
                  <pic:spPr bwMode="auto">
                    <a:xfrm>
                      <a:off x="0" y="0"/>
                      <a:ext cx="4431570" cy="6630779"/>
                    </a:xfrm>
                    <a:prstGeom prst="rect">
                      <a:avLst/>
                    </a:prstGeom>
                    <a:noFill/>
                    <a:ln>
                      <a:noFill/>
                    </a:ln>
                  </pic:spPr>
                </pic:pic>
              </a:graphicData>
            </a:graphic>
          </wp:inline>
        </w:drawing>
      </w:r>
    </w:p>
    <w:p w14:paraId="25874264" w14:textId="26067DD2" w:rsidR="00054416" w:rsidRDefault="00F010D8" w:rsidP="00F3329B">
      <w:pPr>
        <w:autoSpaceDE w:val="0"/>
        <w:autoSpaceDN w:val="0"/>
        <w:adjustRightInd w:val="0"/>
        <w:rPr>
          <w:ins w:id="492" w:author="megacatia@hotmail.com" w:date="2017-12-04T19:31:00Z"/>
        </w:rPr>
      </w:pPr>
      <w:r w:rsidRPr="002835DE">
        <w:t>Fonte: Retirada do programa</w:t>
      </w:r>
    </w:p>
    <w:p w14:paraId="6215BA9A" w14:textId="77777777" w:rsidR="001F513F" w:rsidRDefault="001F513F" w:rsidP="00F3329B">
      <w:pPr>
        <w:autoSpaceDE w:val="0"/>
        <w:autoSpaceDN w:val="0"/>
        <w:adjustRightInd w:val="0"/>
      </w:pPr>
    </w:p>
    <w:p w14:paraId="510AB0FF" w14:textId="273ECCB3" w:rsidR="003D3499" w:rsidRPr="00F3329B" w:rsidRDefault="003D3499" w:rsidP="00F3329B">
      <w:pPr>
        <w:autoSpaceDE w:val="0"/>
        <w:autoSpaceDN w:val="0"/>
        <w:adjustRightInd w:val="0"/>
      </w:pPr>
      <w:r>
        <w:t>Assim que é feita a correção de um ponto n</w:t>
      </w:r>
      <w:r w:rsidR="002835DE">
        <w:t>o</w:t>
      </w:r>
      <w:r>
        <w:t xml:space="preserve"> subVI de correção de curva, este ponto é concatenado </w:t>
      </w:r>
      <w:r w:rsidR="00CA3612">
        <w:t>na matriz de dados chamada</w:t>
      </w:r>
      <w:r>
        <w:t xml:space="preserve"> tabelaCorrigida e assim que </w:t>
      </w:r>
      <w:r w:rsidR="00567F36">
        <w:t>esta matriz</w:t>
      </w:r>
      <w:r>
        <w:t xml:space="preserve"> estiver </w:t>
      </w:r>
      <w:del w:id="493" w:author="megacatia@hotmail.com" w:date="2017-12-04T19:31:00Z">
        <w:r w:rsidDel="001F513F">
          <w:delText>completo</w:delText>
        </w:r>
      </w:del>
      <w:ins w:id="494" w:author="megacatia@hotmail.com" w:date="2017-12-04T19:31:00Z">
        <w:r w:rsidR="001F513F">
          <w:t>completa</w:t>
        </w:r>
      </w:ins>
      <w:r>
        <w:t xml:space="preserve"> com os pontos da curva corrigidos, ele retorna para </w:t>
      </w:r>
      <w:r w:rsidR="00567F36">
        <w:t>o</w:t>
      </w:r>
      <w:r>
        <w:t xml:space="preserve"> VI medicaoIxV, onde a nova curva será plotada no gráfico.</w:t>
      </w:r>
    </w:p>
    <w:p w14:paraId="22350918" w14:textId="77777777" w:rsidR="00601F08" w:rsidRDefault="005B487C" w:rsidP="00CE693F">
      <w:pPr>
        <w:pStyle w:val="Ttulo4"/>
      </w:pPr>
      <w:bookmarkStart w:id="495" w:name="_Toc500174860"/>
      <w:r>
        <w:lastRenderedPageBreak/>
        <w:t>Calculo da correção de curva</w:t>
      </w:r>
      <w:bookmarkEnd w:id="495"/>
    </w:p>
    <w:p w14:paraId="67AAAB1E" w14:textId="6400EDA9" w:rsidR="00991B9D" w:rsidDel="00FB0F1F" w:rsidRDefault="00991B9D" w:rsidP="00CE693F">
      <w:pPr>
        <w:rPr>
          <w:del w:id="496" w:author="Guilherme Neves" w:date="2017-12-01T11:51:00Z"/>
        </w:rPr>
      </w:pPr>
      <w:r>
        <w:t>As Fórmulas</w:t>
      </w:r>
      <w:r w:rsidR="007F3E22">
        <w:t xml:space="preserve"> usadas para a correção da tensão e corrente dos pontos da curva foram retiradas</w:t>
      </w:r>
      <w:r w:rsidR="00745090">
        <w:t xml:space="preserve"> de dois procedimentos diferentes</w:t>
      </w:r>
      <w:r w:rsidR="007F3E22">
        <w:t xml:space="preserve"> da norma I</w:t>
      </w:r>
      <w:r w:rsidR="00FB0F1F">
        <w:t>EC</w:t>
      </w:r>
      <w:r w:rsidR="007F3E22">
        <w:t xml:space="preserve"> 12763 </w:t>
      </w:r>
      <w:r w:rsidR="007F3E22" w:rsidRPr="007F3E22">
        <w:t>(BIS, 2013)</w:t>
      </w:r>
      <w:r w:rsidR="00745090">
        <w:t xml:space="preserve">. </w:t>
      </w:r>
    </w:p>
    <w:p w14:paraId="19739018" w14:textId="13CDE07D" w:rsidR="00745090" w:rsidRDefault="00745090" w:rsidP="00FB0F1F">
      <w:r>
        <w:t>Nest</w:t>
      </w:r>
      <w:r w:rsidR="00567F36">
        <w:t>e</w:t>
      </w:r>
      <w:r w:rsidR="00DB3F46">
        <w:t xml:space="preserve"> VI, foram feitas duas estruturas de</w:t>
      </w:r>
      <w:r>
        <w:t xml:space="preserve"> casos</w:t>
      </w:r>
      <w:r w:rsidR="00FB0F1F">
        <w:t>:</w:t>
      </w:r>
      <w:r>
        <w:t xml:space="preserve"> um para cada procedimento de correção. Dentro de cada estrutura de caso, é feita a correção da corrente, logo em seguida da correção da tensão.</w:t>
      </w:r>
    </w:p>
    <w:p w14:paraId="016B954E" w14:textId="77777777" w:rsidR="00AB3B7F" w:rsidRDefault="00745090" w:rsidP="00AB3B7F">
      <w:r>
        <w:t>No procedimento 1, as fórmulas usadas foram:</w:t>
      </w:r>
    </w:p>
    <w:p w14:paraId="174B87BD" w14:textId="11EF44EF" w:rsidR="00AB3B7F" w:rsidRDefault="00567F36" w:rsidP="00162D81">
      <w:pPr>
        <w:pStyle w:val="PargrafodaLista"/>
        <w:numPr>
          <w:ilvl w:val="0"/>
          <w:numId w:val="18"/>
        </w:numPr>
      </w:pPr>
      <w:r>
        <w:t>Para c</w:t>
      </w:r>
      <w:r w:rsidR="00162D81">
        <w:t>orrente:</w:t>
      </w:r>
    </w:p>
    <w:p w14:paraId="47A30C31" w14:textId="77777777" w:rsidR="00357526" w:rsidRPr="00357526" w:rsidRDefault="00DD067E" w:rsidP="00357526">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cc</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2</m:t>
                      </m:r>
                    </m:sub>
                  </m:sSub>
                </m:num>
                <m:den>
                  <m:sSub>
                    <m:sSubPr>
                      <m:ctrlPr>
                        <w:rPr>
                          <w:rFonts w:ascii="Cambria Math" w:hAnsi="Cambria Math"/>
                          <w:i/>
                        </w:rPr>
                      </m:ctrlPr>
                    </m:sSubPr>
                    <m:e>
                      <m:r>
                        <w:rPr>
                          <w:rFonts w:ascii="Cambria Math" w:hAnsi="Cambria Math"/>
                        </w:rPr>
                        <m:t>G</m:t>
                      </m:r>
                    </m:e>
                    <m:sub>
                      <m:r>
                        <w:rPr>
                          <w:rFonts w:ascii="Cambria Math" w:hAnsi="Cambria Math"/>
                        </w:rPr>
                        <m:t>1</m:t>
                      </m:r>
                    </m:sub>
                  </m:sSub>
                </m:den>
              </m:f>
              <m:r>
                <w:rPr>
                  <w:rFonts w:ascii="Cambria Math" w:hAnsi="Cambria Math"/>
                </w:rPr>
                <m:t>-1</m:t>
              </m:r>
            </m:e>
          </m:d>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 xml:space="preserve"> </m:t>
          </m:r>
        </m:oMath>
      </m:oMathPara>
    </w:p>
    <w:p w14:paraId="5517916C" w14:textId="28A24E24" w:rsidR="00357526" w:rsidRDefault="00567F36" w:rsidP="00162D81">
      <w:pPr>
        <w:pStyle w:val="PargrafodaLista"/>
        <w:numPr>
          <w:ilvl w:val="0"/>
          <w:numId w:val="18"/>
        </w:numPr>
      </w:pPr>
      <w:r>
        <w:t>Para t</w:t>
      </w:r>
      <w:r w:rsidR="00162D81">
        <w:t>ensão:</w:t>
      </w:r>
    </w:p>
    <w:p w14:paraId="0432C7AF" w14:textId="77777777" w:rsidR="00AB3B7F" w:rsidRPr="003D3499" w:rsidRDefault="00DD067E" w:rsidP="00AB3B7F">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e>
          </m:d>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oMath>
      </m:oMathPara>
    </w:p>
    <w:p w14:paraId="57292022" w14:textId="77777777" w:rsidR="00FB0F1F" w:rsidRDefault="00FB0F1F" w:rsidP="00DB3F46">
      <w:pPr>
        <w:jc w:val="center"/>
        <w:rPr>
          <w:b/>
        </w:rPr>
      </w:pPr>
    </w:p>
    <w:p w14:paraId="5FC2A466" w14:textId="4E96023C" w:rsidR="00FB0F1F" w:rsidRPr="00567F36" w:rsidRDefault="00FB0F1F" w:rsidP="00567F36">
      <w:r w:rsidRPr="00567F36">
        <w:t>Na Figura 18 pode ser visto o procedimento 1 do diagrama de blocos d</w:t>
      </w:r>
      <w:r w:rsidR="00567F36">
        <w:t>o</w:t>
      </w:r>
      <w:r w:rsidRPr="00567F36">
        <w:t xml:space="preserve"> subVI CorrecaoCurva.</w:t>
      </w:r>
    </w:p>
    <w:p w14:paraId="2B234A2F" w14:textId="224E1FBB" w:rsidR="003D3499" w:rsidRPr="00AB3B7F" w:rsidRDefault="00DB3F46" w:rsidP="00DB3F46">
      <w:pPr>
        <w:jc w:val="center"/>
      </w:pPr>
      <w:r w:rsidRPr="00855DEB">
        <w:rPr>
          <w:b/>
        </w:rPr>
        <w:t xml:space="preserve">Figura </w:t>
      </w:r>
      <w:r w:rsidR="00855DEB" w:rsidRPr="00855DEB">
        <w:rPr>
          <w:b/>
        </w:rPr>
        <w:t>18</w:t>
      </w:r>
      <w:r w:rsidRPr="00855DEB">
        <w:rPr>
          <w:b/>
        </w:rPr>
        <w:t xml:space="preserve"> – Procedimento 1 do diagrama de blocos d</w:t>
      </w:r>
      <w:r w:rsidR="00567F36">
        <w:rPr>
          <w:b/>
        </w:rPr>
        <w:t>o</w:t>
      </w:r>
      <w:r w:rsidRPr="00855DEB">
        <w:rPr>
          <w:b/>
        </w:rPr>
        <w:t xml:space="preserve"> subVI CorrecaoCurva  </w:t>
      </w:r>
    </w:p>
    <w:p w14:paraId="03E1BD1A" w14:textId="77777777" w:rsidR="00162D81" w:rsidRDefault="003D3499" w:rsidP="003D3499">
      <w:pPr>
        <w:ind w:firstLine="0"/>
        <w:jc w:val="center"/>
      </w:pPr>
      <w:r>
        <w:rPr>
          <w:noProof/>
        </w:rPr>
        <w:drawing>
          <wp:inline distT="0" distB="0" distL="0" distR="0" wp14:anchorId="0EA0CDA9" wp14:editId="19BE153E">
            <wp:extent cx="5076825" cy="3219245"/>
            <wp:effectExtent l="0" t="0" r="0" b="635"/>
            <wp:docPr id="19" name="Imagem 19" descr="C:\Users\GDF\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GDF\AppData\Local\Microsoft\Windows\INetCache\Content.Word\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1947" cy="3235175"/>
                    </a:xfrm>
                    <a:prstGeom prst="rect">
                      <a:avLst/>
                    </a:prstGeom>
                    <a:noFill/>
                    <a:ln>
                      <a:noFill/>
                    </a:ln>
                  </pic:spPr>
                </pic:pic>
              </a:graphicData>
            </a:graphic>
          </wp:inline>
        </w:drawing>
      </w:r>
    </w:p>
    <w:p w14:paraId="062041A0" w14:textId="77777777" w:rsidR="00162D81" w:rsidRDefault="00DB3F46" w:rsidP="00DB3F46">
      <w:pPr>
        <w:autoSpaceDE w:val="0"/>
        <w:autoSpaceDN w:val="0"/>
        <w:adjustRightInd w:val="0"/>
      </w:pPr>
      <w:r w:rsidRPr="00567F36">
        <w:t>Fonte: Retirada do programa</w:t>
      </w:r>
    </w:p>
    <w:p w14:paraId="4A32DE75" w14:textId="77777777" w:rsidR="00567F36" w:rsidRDefault="00567F36" w:rsidP="00DB3F46">
      <w:pPr>
        <w:autoSpaceDE w:val="0"/>
        <w:autoSpaceDN w:val="0"/>
        <w:adjustRightInd w:val="0"/>
      </w:pPr>
    </w:p>
    <w:p w14:paraId="542CB6E5" w14:textId="517674A6" w:rsidR="00162D81" w:rsidRDefault="00AB3B7F" w:rsidP="00162D81">
      <w:r>
        <w:t xml:space="preserve">No procedimento 2, que obtém melhores resultados em </w:t>
      </w:r>
      <w:del w:id="497" w:author="megacatia@hotmail.com" w:date="2017-12-04T19:32:00Z">
        <w:r w:rsidDel="001F513F">
          <w:delText>grande correções</w:delText>
        </w:r>
      </w:del>
      <w:ins w:id="498" w:author="megacatia@hotmail.com" w:date="2017-12-04T19:32:00Z">
        <w:r w:rsidR="001F513F">
          <w:t>grandes correções</w:t>
        </w:r>
      </w:ins>
      <w:r>
        <w:t xml:space="preserve"> de irradiação</w:t>
      </w:r>
      <w:r w:rsidR="00567F36">
        <w:t>, as fórmulas usadas foram</w:t>
      </w:r>
      <w:r>
        <w:t>:</w:t>
      </w:r>
    </w:p>
    <w:p w14:paraId="527140DD" w14:textId="121857E9" w:rsidR="00162D81" w:rsidRDefault="00567F36" w:rsidP="00162D81">
      <w:pPr>
        <w:pStyle w:val="PargrafodaLista"/>
        <w:numPr>
          <w:ilvl w:val="0"/>
          <w:numId w:val="20"/>
        </w:numPr>
      </w:pPr>
      <w:r>
        <w:lastRenderedPageBreak/>
        <w:t>Para c</w:t>
      </w:r>
      <w:r w:rsidR="00162D81">
        <w:t>orrente:</w:t>
      </w:r>
    </w:p>
    <w:p w14:paraId="5DD24323" w14:textId="77777777" w:rsidR="00AB3B7F" w:rsidRPr="00162D81" w:rsidRDefault="00DD067E" w:rsidP="00162D81">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rel</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2</m:t>
                  </m:r>
                </m:sub>
              </m:sSub>
            </m:num>
            <m:den>
              <m:sSub>
                <m:sSubPr>
                  <m:ctrlPr>
                    <w:rPr>
                      <w:rFonts w:ascii="Cambria Math" w:hAnsi="Cambria Math"/>
                      <w:i/>
                    </w:rPr>
                  </m:ctrlPr>
                </m:sSubPr>
                <m:e>
                  <m:r>
                    <w:rPr>
                      <w:rFonts w:ascii="Cambria Math" w:hAnsi="Cambria Math"/>
                    </w:rPr>
                    <m:t>G</m:t>
                  </m:r>
                </m:e>
                <m:sub>
                  <m:r>
                    <w:rPr>
                      <w:rFonts w:ascii="Cambria Math" w:hAnsi="Cambria Math"/>
                    </w:rPr>
                    <m:t>1</m:t>
                  </m:r>
                </m:sub>
              </m:sSub>
            </m:den>
          </m:f>
        </m:oMath>
      </m:oMathPara>
    </w:p>
    <w:p w14:paraId="66668249" w14:textId="23402AE7" w:rsidR="00162D81" w:rsidRDefault="00567F36" w:rsidP="00162D81">
      <w:pPr>
        <w:pStyle w:val="PargrafodaLista"/>
        <w:numPr>
          <w:ilvl w:val="0"/>
          <w:numId w:val="20"/>
        </w:numPr>
      </w:pPr>
      <w:r>
        <w:t>Para t</w:t>
      </w:r>
      <w:r w:rsidR="00162D81">
        <w:t>ensão:</w:t>
      </w:r>
    </w:p>
    <w:p w14:paraId="05A10BEE" w14:textId="77777777" w:rsidR="00162D81" w:rsidRPr="004A6563" w:rsidRDefault="00DD067E" w:rsidP="00162D81">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ca</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rel</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+α∙</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2</m:t>
                              </m:r>
                            </m:sub>
                          </m:sSub>
                        </m:num>
                        <m:den>
                          <m:sSub>
                            <m:sSubPr>
                              <m:ctrlPr>
                                <w:rPr>
                                  <w:rFonts w:ascii="Cambria Math" w:hAnsi="Cambria Math"/>
                                  <w:i/>
                                </w:rPr>
                              </m:ctrlPr>
                            </m:sSubPr>
                            <m:e>
                              <m:r>
                                <w:rPr>
                                  <w:rFonts w:ascii="Cambria Math" w:hAnsi="Cambria Math"/>
                                </w:rPr>
                                <m:t>G</m:t>
                              </m:r>
                            </m:e>
                            <m:sub>
                              <m:r>
                                <w:rPr>
                                  <w:rFonts w:ascii="Cambria Math" w:hAnsi="Cambria Math"/>
                                </w:rPr>
                                <m:t>1</m:t>
                              </m:r>
                            </m:sub>
                          </m:sSub>
                        </m:den>
                      </m:f>
                    </m:e>
                  </m:d>
                </m:e>
              </m:func>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s</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sSub>
                <m:sSubPr>
                  <m:ctrlPr>
                    <w:rPr>
                      <w:rFonts w:ascii="Cambria Math" w:hAnsi="Cambria Math"/>
                      <w:i/>
                    </w:rPr>
                  </m:ctrlPr>
                </m:sSubPr>
                <m:e>
                  <m:r>
                    <w:rPr>
                      <w:rFonts w:ascii="Cambria Math" w:hAnsi="Cambria Math"/>
                    </w:rPr>
                    <m:t>T</m:t>
                  </m:r>
                </m:e>
                <m:sub>
                  <m:r>
                    <w:rPr>
                      <w:rFonts w:ascii="Cambria Math" w:hAnsi="Cambria Math"/>
                    </w:rPr>
                    <m:t>1</m:t>
                  </m:r>
                </m:sub>
              </m:sSub>
            </m:e>
          </m:d>
        </m:oMath>
      </m:oMathPara>
    </w:p>
    <w:p w14:paraId="0E536209" w14:textId="46B5DED8" w:rsidR="00DB3F46" w:rsidRPr="00AB3B7F" w:rsidRDefault="00DB3F46" w:rsidP="00DB3F46">
      <w:pPr>
        <w:jc w:val="center"/>
      </w:pPr>
      <w:r w:rsidRPr="00855DEB">
        <w:rPr>
          <w:b/>
        </w:rPr>
        <w:t xml:space="preserve">Figura </w:t>
      </w:r>
      <w:r w:rsidR="00855DEB" w:rsidRPr="00855DEB">
        <w:rPr>
          <w:b/>
        </w:rPr>
        <w:t>19</w:t>
      </w:r>
      <w:r w:rsidRPr="00855DEB">
        <w:rPr>
          <w:b/>
        </w:rPr>
        <w:t xml:space="preserve"> – P</w:t>
      </w:r>
      <w:r w:rsidR="00937294" w:rsidRPr="00855DEB">
        <w:rPr>
          <w:b/>
        </w:rPr>
        <w:t>rocedimento 2</w:t>
      </w:r>
      <w:r w:rsidRPr="00855DEB">
        <w:rPr>
          <w:b/>
        </w:rPr>
        <w:t xml:space="preserve"> do diagrama de blocos d</w:t>
      </w:r>
      <w:r w:rsidR="00567F36">
        <w:rPr>
          <w:b/>
        </w:rPr>
        <w:t>o</w:t>
      </w:r>
      <w:r w:rsidRPr="00855DEB">
        <w:rPr>
          <w:b/>
        </w:rPr>
        <w:t xml:space="preserve"> subVI CorrecaoCurva  </w:t>
      </w:r>
    </w:p>
    <w:p w14:paraId="2FE4AC11" w14:textId="77777777" w:rsidR="004A6563" w:rsidRDefault="00CA18BE" w:rsidP="00DB3F46">
      <w:pPr>
        <w:ind w:firstLine="0"/>
        <w:jc w:val="center"/>
      </w:pPr>
      <w:r>
        <w:rPr>
          <w:noProof/>
        </w:rPr>
        <w:drawing>
          <wp:inline distT="0" distB="0" distL="0" distR="0" wp14:anchorId="4573690D" wp14:editId="7791F8D4">
            <wp:extent cx="5753100" cy="3143250"/>
            <wp:effectExtent l="0" t="0" r="0" b="0"/>
            <wp:docPr id="20" name="Imagem 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143250"/>
                    </a:xfrm>
                    <a:prstGeom prst="rect">
                      <a:avLst/>
                    </a:prstGeom>
                    <a:noFill/>
                    <a:ln>
                      <a:noFill/>
                    </a:ln>
                  </pic:spPr>
                </pic:pic>
              </a:graphicData>
            </a:graphic>
          </wp:inline>
        </w:drawing>
      </w:r>
    </w:p>
    <w:p w14:paraId="72A9D5E0" w14:textId="77777777" w:rsidR="00DB3F46" w:rsidRDefault="00DB3F46" w:rsidP="00DB3F46">
      <w:pPr>
        <w:autoSpaceDE w:val="0"/>
        <w:autoSpaceDN w:val="0"/>
        <w:adjustRightInd w:val="0"/>
      </w:pPr>
      <w:r w:rsidRPr="00567F36">
        <w:t>Fonte: Retirada do programa</w:t>
      </w:r>
    </w:p>
    <w:p w14:paraId="787EDA13" w14:textId="12AA5586" w:rsidR="004A6563" w:rsidRDefault="004A6563" w:rsidP="00162D81">
      <w:r>
        <w:t xml:space="preserve">Assim que é feita a correção </w:t>
      </w:r>
      <w:r w:rsidR="001324CC">
        <w:t xml:space="preserve">do ponto, que é composto pela tensão e corrente, </w:t>
      </w:r>
      <w:r w:rsidR="00FB0F1F">
        <w:t xml:space="preserve">o programa </w:t>
      </w:r>
      <w:r w:rsidR="001324CC">
        <w:t>retorna para a VI</w:t>
      </w:r>
      <w:r w:rsidR="003D3499">
        <w:t xml:space="preserve"> M</w:t>
      </w:r>
      <w:r w:rsidR="001324CC">
        <w:t>enuCorrecao</w:t>
      </w:r>
      <w:r w:rsidR="003D3499">
        <w:t>.</w:t>
      </w:r>
    </w:p>
    <w:p w14:paraId="3580F3BA" w14:textId="77777777" w:rsidR="003D3499" w:rsidRPr="00AB3B7F" w:rsidRDefault="003D3499" w:rsidP="003D3499">
      <w:pPr>
        <w:ind w:firstLine="0"/>
      </w:pPr>
    </w:p>
    <w:p w14:paraId="2F1304E8" w14:textId="77777777" w:rsidR="00860DE0" w:rsidRDefault="00860DE0" w:rsidP="00BE24FD">
      <w:pPr>
        <w:pStyle w:val="Ttulo1"/>
      </w:pPr>
      <w:bookmarkStart w:id="499" w:name="_Toc438245132"/>
      <w:bookmarkStart w:id="500" w:name="_Toc500174861"/>
      <w:r>
        <w:lastRenderedPageBreak/>
        <w:t xml:space="preserve">RESULTADOS E </w:t>
      </w:r>
      <w:bookmarkEnd w:id="499"/>
      <w:r w:rsidR="00F20475">
        <w:t>Conclusão</w:t>
      </w:r>
      <w:bookmarkEnd w:id="500"/>
    </w:p>
    <w:p w14:paraId="07B00610" w14:textId="39510C9C" w:rsidR="00C8207D" w:rsidRDefault="00C8207D" w:rsidP="00B4404F">
      <w:r>
        <w:t xml:space="preserve">Durante todo o período de desenvolvimento, foram realizados testes com uma célula padrão já caracterizada. </w:t>
      </w:r>
      <w:r w:rsidR="004D18A2">
        <w:t>Assim, foi possível verificar se os dados obtidos eram próximos dos dados reais.</w:t>
      </w:r>
    </w:p>
    <w:p w14:paraId="06E535C2" w14:textId="598A18A9" w:rsidR="002C42FD" w:rsidRDefault="00B4404F" w:rsidP="00B4404F">
      <w:r>
        <w:t xml:space="preserve">As curvas IxV que estão sendo geradas nos testes, na maioria das vezes, apresentam um </w:t>
      </w:r>
      <w:r w:rsidR="00AF2EED">
        <w:t>formato condizente com o encontrado na literatura</w:t>
      </w:r>
      <w:r>
        <w:t xml:space="preserve">. Porém, como as aquisições de tensão e corrente feitas são de grande precisão, em alguns casos a curva sofre pequenas deformações, o que pode ser corrigido </w:t>
      </w:r>
      <w:r w:rsidR="00AF2EED">
        <w:t>através da realização de</w:t>
      </w:r>
      <w:r>
        <w:t xml:space="preserve"> novas medições</w:t>
      </w:r>
      <w:r w:rsidR="00AF2EED">
        <w:t xml:space="preserve"> ou aumentando o número de medições por ponto, realizando assim a curva IxV média</w:t>
      </w:r>
      <w:r>
        <w:t>.</w:t>
      </w:r>
      <w:r w:rsidR="00AF2EED">
        <w:t xml:space="preserve"> Na Figura 20 encontra-se um exemplo de curva IxV gerada pelo programa.</w:t>
      </w:r>
    </w:p>
    <w:p w14:paraId="12E14BFF" w14:textId="77777777" w:rsidR="00795A87" w:rsidRDefault="00795A87" w:rsidP="00B4404F"/>
    <w:p w14:paraId="224C11D2" w14:textId="5093388A" w:rsidR="00F20475" w:rsidRDefault="00F20475" w:rsidP="00F20475">
      <w:pPr>
        <w:jc w:val="center"/>
      </w:pPr>
      <w:r>
        <w:rPr>
          <w:b/>
        </w:rPr>
        <w:t xml:space="preserve">Figura </w:t>
      </w:r>
      <w:r w:rsidR="00855DEB">
        <w:rPr>
          <w:b/>
        </w:rPr>
        <w:t>20</w:t>
      </w:r>
      <w:r>
        <w:rPr>
          <w:b/>
        </w:rPr>
        <w:t xml:space="preserve"> – Curva IxV </w:t>
      </w:r>
      <w:r w:rsidR="00AF2EED">
        <w:rPr>
          <w:b/>
        </w:rPr>
        <w:t xml:space="preserve">de uma célula de silício </w:t>
      </w:r>
      <w:r>
        <w:rPr>
          <w:b/>
        </w:rPr>
        <w:t>gerada através dos dados do programa</w:t>
      </w:r>
    </w:p>
    <w:p w14:paraId="5B545D8F" w14:textId="77777777" w:rsidR="00F20475" w:rsidRDefault="00F20475" w:rsidP="00F20475">
      <w:pPr>
        <w:ind w:firstLine="0"/>
        <w:jc w:val="center"/>
      </w:pPr>
      <w:r>
        <w:rPr>
          <w:noProof/>
        </w:rPr>
        <w:drawing>
          <wp:inline distT="0" distB="0" distL="0" distR="0" wp14:anchorId="3603C671" wp14:editId="49E0A668">
            <wp:extent cx="4210493" cy="2694950"/>
            <wp:effectExtent l="0" t="0" r="0" b="0"/>
            <wp:docPr id="13" name="Imagem 13" descr="artigo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tigoPlo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24579" cy="2703966"/>
                    </a:xfrm>
                    <a:prstGeom prst="rect">
                      <a:avLst/>
                    </a:prstGeom>
                    <a:noFill/>
                    <a:ln>
                      <a:noFill/>
                    </a:ln>
                  </pic:spPr>
                </pic:pic>
              </a:graphicData>
            </a:graphic>
          </wp:inline>
        </w:drawing>
      </w:r>
    </w:p>
    <w:p w14:paraId="4E962099" w14:textId="77777777" w:rsidR="00F20475" w:rsidRDefault="00F20475" w:rsidP="00F20475">
      <w:pPr>
        <w:autoSpaceDE w:val="0"/>
        <w:autoSpaceDN w:val="0"/>
        <w:adjustRightInd w:val="0"/>
      </w:pPr>
      <w:r w:rsidRPr="00D4781D">
        <w:t>Fonte:</w:t>
      </w:r>
      <w:r w:rsidR="00F537BC" w:rsidRPr="00D4781D">
        <w:t xml:space="preserve"> </w:t>
      </w:r>
      <w:r w:rsidR="00527993" w:rsidRPr="00D4781D">
        <w:t>Elaborada pelo autor</w:t>
      </w:r>
    </w:p>
    <w:p w14:paraId="706D6BC4" w14:textId="77777777" w:rsidR="00DD692D" w:rsidRDefault="00DD692D" w:rsidP="00F20475">
      <w:pPr>
        <w:autoSpaceDE w:val="0"/>
        <w:autoSpaceDN w:val="0"/>
        <w:adjustRightInd w:val="0"/>
      </w:pPr>
    </w:p>
    <w:p w14:paraId="30CC2468" w14:textId="7217445D" w:rsidR="00C95F67" w:rsidRDefault="00CB2F46">
      <w:r>
        <w:t>Quanto à realização do programa, o LabVIEW se mostrou adequado para seu desenvolvimento devido às funcionalidades compatíveis com o hardware da National Instruments que foram utilizados. Isso acelerou o processo de desenvolvimento, evitando erros no diagrama de blocos. Quanto ao</w:t>
      </w:r>
      <w:r w:rsidR="00C95F67" w:rsidRPr="00B4404F">
        <w:t xml:space="preserve"> </w:t>
      </w:r>
      <w:r w:rsidR="00AF2EED">
        <w:t>programa</w:t>
      </w:r>
      <w:r w:rsidR="00AF2EED" w:rsidRPr="00B4404F">
        <w:t xml:space="preserve"> </w:t>
      </w:r>
      <w:r w:rsidR="00C95F67" w:rsidRPr="00B4404F">
        <w:t>desenvolvido</w:t>
      </w:r>
      <w:r>
        <w:t>, ele</w:t>
      </w:r>
      <w:r w:rsidR="00C95F67" w:rsidRPr="00B4404F">
        <w:t xml:space="preserve"> é leve</w:t>
      </w:r>
      <w:r w:rsidR="00B70C58">
        <w:t>, contendo menos de 10 megabytes</w:t>
      </w:r>
      <w:ins w:id="501" w:author="GDF" w:date="2017-12-01T14:50:00Z">
        <w:r>
          <w:t>,</w:t>
        </w:r>
      </w:ins>
      <w:r w:rsidR="00C95F67" w:rsidRPr="00B4404F">
        <w:t xml:space="preserve"> não necessita ser instalado no computador</w:t>
      </w:r>
      <w:r>
        <w:t xml:space="preserve"> e é</w:t>
      </w:r>
      <w:r w:rsidR="00C95F67" w:rsidRPr="00B4404F">
        <w:t xml:space="preserve"> simples</w:t>
      </w:r>
      <w:r>
        <w:t xml:space="preserve"> e intuitivo</w:t>
      </w:r>
      <w:r w:rsidR="00C95F67" w:rsidRPr="00B4404F">
        <w:t xml:space="preserve">, com poucas telas e botões. Com isso, os </w:t>
      </w:r>
      <w:r>
        <w:t>usuários finais desse programa</w:t>
      </w:r>
      <w:r w:rsidRPr="00B4404F">
        <w:t xml:space="preserve"> </w:t>
      </w:r>
      <w:r w:rsidR="00C95F67" w:rsidRPr="00B4404F">
        <w:t xml:space="preserve">terão um programa de caracterização de </w:t>
      </w:r>
      <w:r w:rsidR="00C95F67" w:rsidRPr="00B4404F">
        <w:lastRenderedPageBreak/>
        <w:t xml:space="preserve">células </w:t>
      </w:r>
      <w:r>
        <w:t>para auxiliá-los em</w:t>
      </w:r>
      <w:r w:rsidR="00C95F67" w:rsidRPr="00B4404F">
        <w:t xml:space="preserve"> suas pesquisas</w:t>
      </w:r>
      <w:ins w:id="502" w:author="GDF" w:date="2017-12-01T14:52:00Z">
        <w:r>
          <w:t xml:space="preserve"> </w:t>
        </w:r>
      </w:ins>
      <w:r w:rsidR="00C95F67" w:rsidRPr="00B4404F">
        <w:t xml:space="preserve">com potencial para </w:t>
      </w:r>
      <w:r>
        <w:t xml:space="preserve">realização de </w:t>
      </w:r>
      <w:r w:rsidR="00C95F67" w:rsidRPr="00B4404F">
        <w:t xml:space="preserve">desenvolvimentos </w:t>
      </w:r>
      <w:r>
        <w:t>posteriores nele caso</w:t>
      </w:r>
      <w:r w:rsidR="00C95F67" w:rsidRPr="00B4404F">
        <w:t xml:space="preserve"> necessidades </w:t>
      </w:r>
      <w:r>
        <w:t xml:space="preserve">futuras </w:t>
      </w:r>
      <w:r w:rsidR="00C95F67" w:rsidRPr="00B4404F">
        <w:t>sur</w:t>
      </w:r>
      <w:r>
        <w:t>jam</w:t>
      </w:r>
      <w:r w:rsidR="00C95F67" w:rsidRPr="00B4404F">
        <w:t xml:space="preserve">. </w:t>
      </w:r>
      <w:r>
        <w:t>Uma foto da tela inicial e uma de saída de dados do programa é possível ver nas Figuras 21 e 22, respectivamente.</w:t>
      </w:r>
    </w:p>
    <w:p w14:paraId="15AEC1AF" w14:textId="77777777" w:rsidR="00CB2F46" w:rsidRDefault="00CB2F46"/>
    <w:p w14:paraId="050B81A1" w14:textId="77777777" w:rsidR="00CB2F46" w:rsidRDefault="00CB2F46" w:rsidP="00CB2F46">
      <w:pPr>
        <w:jc w:val="center"/>
      </w:pPr>
      <w:r>
        <w:rPr>
          <w:b/>
        </w:rPr>
        <w:t>Figura 21 – Tela Inicial do Programa</w:t>
      </w:r>
    </w:p>
    <w:p w14:paraId="2578B89C" w14:textId="77777777" w:rsidR="00CB2F46" w:rsidRDefault="00CB2F46" w:rsidP="00CB2F46">
      <w:pPr>
        <w:jc w:val="center"/>
      </w:pPr>
      <w:r>
        <w:rPr>
          <w:noProof/>
        </w:rPr>
        <w:drawing>
          <wp:inline distT="0" distB="0" distL="0" distR="0" wp14:anchorId="32FC901F" wp14:editId="280E2567">
            <wp:extent cx="3322734" cy="320992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la de entrada de dados"/>
                    <pic:cNvPicPr>
                      <a:picLocks noChangeAspect="1" noChangeArrowheads="1"/>
                    </pic:cNvPicPr>
                  </pic:nvPicPr>
                  <pic:blipFill rotWithShape="1">
                    <a:blip r:embed="rId36">
                      <a:extLst>
                        <a:ext uri="{28A0092B-C50C-407E-A947-70E740481C1C}">
                          <a14:useLocalDpi xmlns:a14="http://schemas.microsoft.com/office/drawing/2010/main" val="0"/>
                        </a:ext>
                      </a:extLst>
                    </a:blip>
                    <a:srcRect l="5023" t="10638" r="4552" b="6101"/>
                    <a:stretch/>
                  </pic:blipFill>
                  <pic:spPr bwMode="auto">
                    <a:xfrm>
                      <a:off x="0" y="0"/>
                      <a:ext cx="3330357" cy="3217289"/>
                    </a:xfrm>
                    <a:prstGeom prst="rect">
                      <a:avLst/>
                    </a:prstGeom>
                    <a:noFill/>
                    <a:ln>
                      <a:noFill/>
                    </a:ln>
                    <a:extLst>
                      <a:ext uri="{53640926-AAD7-44D8-BBD7-CCE9431645EC}">
                        <a14:shadowObscured xmlns:a14="http://schemas.microsoft.com/office/drawing/2010/main"/>
                      </a:ext>
                    </a:extLst>
                  </pic:spPr>
                </pic:pic>
              </a:graphicData>
            </a:graphic>
          </wp:inline>
        </w:drawing>
      </w:r>
    </w:p>
    <w:p w14:paraId="27950AA8" w14:textId="500EFD6A" w:rsidR="00CB2F46" w:rsidRPr="00F20475" w:rsidRDefault="00CB2F46" w:rsidP="004D18A2">
      <w:pPr>
        <w:autoSpaceDE w:val="0"/>
        <w:autoSpaceDN w:val="0"/>
        <w:adjustRightInd w:val="0"/>
        <w:rPr>
          <w:color w:val="00B050"/>
        </w:rPr>
      </w:pPr>
      <w:r w:rsidRPr="00B70C58">
        <w:t>Fonte: Retirada do programa</w:t>
      </w:r>
    </w:p>
    <w:p w14:paraId="1BC69D1C" w14:textId="77777777" w:rsidR="00CB2F46" w:rsidRDefault="00CB2F46" w:rsidP="00CB2F46">
      <w:pPr>
        <w:jc w:val="center"/>
      </w:pPr>
      <w:r w:rsidRPr="004D18A2">
        <w:rPr>
          <w:b/>
        </w:rPr>
        <w:t>Figura 22 – Tela de saída de dados do Programa</w:t>
      </w:r>
    </w:p>
    <w:p w14:paraId="2D85F8FD" w14:textId="77777777" w:rsidR="00CB2F46" w:rsidRDefault="00CB2F46" w:rsidP="00CB2F46">
      <w:pPr>
        <w:jc w:val="center"/>
      </w:pPr>
      <w:r>
        <w:rPr>
          <w:noProof/>
        </w:rPr>
        <w:drawing>
          <wp:inline distT="0" distB="0" distL="0" distR="0" wp14:anchorId="78250724" wp14:editId="3A4E9AC7">
            <wp:extent cx="4305679" cy="29337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la de saída de dados"/>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310102" cy="2936714"/>
                    </a:xfrm>
                    <a:prstGeom prst="rect">
                      <a:avLst/>
                    </a:prstGeom>
                    <a:noFill/>
                    <a:ln>
                      <a:noFill/>
                    </a:ln>
                  </pic:spPr>
                </pic:pic>
              </a:graphicData>
            </a:graphic>
          </wp:inline>
        </w:drawing>
      </w:r>
    </w:p>
    <w:p w14:paraId="4C5500E4" w14:textId="70870269" w:rsidR="00CB2F46" w:rsidDel="00DD067E" w:rsidRDefault="00CB2F46" w:rsidP="00C95F67">
      <w:pPr>
        <w:autoSpaceDE w:val="0"/>
        <w:autoSpaceDN w:val="0"/>
        <w:adjustRightInd w:val="0"/>
        <w:rPr>
          <w:del w:id="503" w:author="Douglas Noronha" w:date="2017-12-04T01:48:00Z"/>
        </w:rPr>
      </w:pPr>
      <w:r w:rsidRPr="000857C5">
        <w:t>Fonte: Retirada do programa</w:t>
      </w:r>
    </w:p>
    <w:p w14:paraId="067456BB" w14:textId="77777777" w:rsidR="00DD067E" w:rsidRDefault="00DD067E">
      <w:pPr>
        <w:rPr>
          <w:ins w:id="504" w:author="megacatia@hotmail.com" w:date="2017-12-04T18:16:00Z"/>
        </w:rPr>
      </w:pPr>
    </w:p>
    <w:p w14:paraId="02B7A6FE" w14:textId="25772855" w:rsidR="00CB2F46" w:rsidRPr="00C95F67" w:rsidDel="00401148" w:rsidRDefault="00CB2F46" w:rsidP="00401148">
      <w:pPr>
        <w:rPr>
          <w:del w:id="505" w:author="Douglas Noronha" w:date="2017-12-04T14:37:00Z"/>
        </w:rPr>
      </w:pPr>
    </w:p>
    <w:p w14:paraId="24F243E5" w14:textId="77777777" w:rsidR="00A26A1D" w:rsidRDefault="00F20475" w:rsidP="00C95F67">
      <w:pPr>
        <w:autoSpaceDE w:val="0"/>
        <w:autoSpaceDN w:val="0"/>
        <w:adjustRightInd w:val="0"/>
        <w:rPr>
          <w:ins w:id="506" w:author="Douglas Noronha" w:date="2017-12-04T01:48:00Z"/>
        </w:rPr>
      </w:pPr>
      <w:r>
        <w:t>O programa já está em funcionamento, tendo sido usado diversas vezes du</w:t>
      </w:r>
      <w:r w:rsidR="0028795F">
        <w:t>rante e após o desenvolvimento</w:t>
      </w:r>
      <w:r w:rsidR="00D4781D">
        <w:t xml:space="preserve"> do mesmo</w:t>
      </w:r>
      <w:r w:rsidR="00C95F67">
        <w:t>, satisfazendo os pesquisadores com relação ao layout da interface do programa e com o resultado das medições.</w:t>
      </w:r>
      <w:ins w:id="507" w:author="GDF" w:date="2017-12-01T14:55:00Z">
        <w:r w:rsidR="00795A87">
          <w:t xml:space="preserve"> </w:t>
        </w:r>
      </w:ins>
    </w:p>
    <w:p w14:paraId="209F4DE9" w14:textId="532F81E2" w:rsidR="00795A87" w:rsidRDefault="00CB2F46" w:rsidP="00C95F67">
      <w:pPr>
        <w:autoSpaceDE w:val="0"/>
        <w:autoSpaceDN w:val="0"/>
        <w:adjustRightInd w:val="0"/>
      </w:pPr>
      <w:r>
        <w:t>O</w:t>
      </w:r>
      <w:r w:rsidR="00795A87">
        <w:t>s</w:t>
      </w:r>
      <w:r w:rsidR="00C95F67">
        <w:t xml:space="preserve"> arquivo</w:t>
      </w:r>
      <w:r w:rsidR="00795A87">
        <w:t>s</w:t>
      </w:r>
      <w:r w:rsidR="00C95F67">
        <w:t xml:space="preserve"> gerado</w:t>
      </w:r>
      <w:r w:rsidR="00795A87">
        <w:t>s</w:t>
      </w:r>
      <w:r w:rsidR="00C95F67">
        <w:t xml:space="preserve"> </w:t>
      </w:r>
      <w:r w:rsidR="00795A87">
        <w:t>por ele podem ser lidos em diversos programas de manipulação de dados como o Excel ou o OriginPRO, tendo as colunas e linhas do arquivo identificadas automaticamente como eixos e pontos do gráfico, respectivamente como ilustrado pelas Figuras 23 e 24 abaixo que mostram os arquivos aberto no Excel e no OriginPRO, respectivamente.</w:t>
      </w:r>
    </w:p>
    <w:p w14:paraId="3A08E310" w14:textId="77777777" w:rsidR="00795A87" w:rsidRDefault="00795A87" w:rsidP="00C95F67">
      <w:pPr>
        <w:autoSpaceDE w:val="0"/>
        <w:autoSpaceDN w:val="0"/>
        <w:adjustRightInd w:val="0"/>
      </w:pPr>
    </w:p>
    <w:p w14:paraId="3C0552FE" w14:textId="77777777" w:rsidR="00C95F67" w:rsidRDefault="00117E1B" w:rsidP="00117E1B">
      <w:pPr>
        <w:jc w:val="center"/>
      </w:pPr>
      <w:r w:rsidRPr="0090702D">
        <w:rPr>
          <w:b/>
        </w:rPr>
        <w:t xml:space="preserve">Figura </w:t>
      </w:r>
      <w:r w:rsidR="00DD692D">
        <w:rPr>
          <w:b/>
        </w:rPr>
        <w:t>2</w:t>
      </w:r>
      <w:r w:rsidR="00D11572">
        <w:rPr>
          <w:b/>
        </w:rPr>
        <w:t>3</w:t>
      </w:r>
      <w:r w:rsidRPr="0090702D">
        <w:rPr>
          <w:b/>
        </w:rPr>
        <w:t xml:space="preserve"> – </w:t>
      </w:r>
      <w:r w:rsidR="0090702D">
        <w:rPr>
          <w:b/>
        </w:rPr>
        <w:t>Arquivo de dados gerado pelo programa</w:t>
      </w:r>
    </w:p>
    <w:p w14:paraId="334DB457" w14:textId="77777777" w:rsidR="005D3040" w:rsidRDefault="00117E1B" w:rsidP="00C95F67">
      <w:pPr>
        <w:autoSpaceDE w:val="0"/>
        <w:autoSpaceDN w:val="0"/>
        <w:adjustRightInd w:val="0"/>
        <w:jc w:val="center"/>
      </w:pPr>
      <w:r>
        <w:rPr>
          <w:noProof/>
        </w:rPr>
        <w:drawing>
          <wp:inline distT="0" distB="0" distL="0" distR="0" wp14:anchorId="43CB36BE" wp14:editId="008BE991">
            <wp:extent cx="2419412" cy="25812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35400" cy="2598333"/>
                    </a:xfrm>
                    <a:prstGeom prst="rect">
                      <a:avLst/>
                    </a:prstGeom>
                  </pic:spPr>
                </pic:pic>
              </a:graphicData>
            </a:graphic>
          </wp:inline>
        </w:drawing>
      </w:r>
    </w:p>
    <w:p w14:paraId="470C2DD2" w14:textId="362E3B54" w:rsidR="00117E1B" w:rsidRDefault="00117E1B" w:rsidP="00117E1B">
      <w:pPr>
        <w:autoSpaceDE w:val="0"/>
        <w:autoSpaceDN w:val="0"/>
        <w:adjustRightInd w:val="0"/>
      </w:pPr>
      <w:r w:rsidRPr="00401148">
        <w:t xml:space="preserve">Fonte: </w:t>
      </w:r>
      <w:r w:rsidR="00401148">
        <w:t>Gerado pelo programa</w:t>
      </w:r>
    </w:p>
    <w:p w14:paraId="39469E51" w14:textId="77777777" w:rsidR="0090702D" w:rsidRDefault="0090702D" w:rsidP="0090702D">
      <w:pPr>
        <w:jc w:val="center"/>
      </w:pPr>
      <w:r w:rsidRPr="0090702D">
        <w:rPr>
          <w:b/>
        </w:rPr>
        <w:t xml:space="preserve">Figura </w:t>
      </w:r>
      <w:r w:rsidR="00DD692D" w:rsidRPr="00DD692D">
        <w:rPr>
          <w:b/>
        </w:rPr>
        <w:t>2</w:t>
      </w:r>
      <w:r w:rsidR="00D11572">
        <w:rPr>
          <w:b/>
        </w:rPr>
        <w:t>4</w:t>
      </w:r>
      <w:r w:rsidRPr="0090702D">
        <w:rPr>
          <w:b/>
        </w:rPr>
        <w:t xml:space="preserve"> – </w:t>
      </w:r>
      <w:r>
        <w:rPr>
          <w:b/>
        </w:rPr>
        <w:t>Arquivo de dados aberto pelo OriginPro 8</w:t>
      </w:r>
    </w:p>
    <w:p w14:paraId="653458C6" w14:textId="77777777" w:rsidR="00C95F67" w:rsidRDefault="0090702D" w:rsidP="0090702D">
      <w:pPr>
        <w:autoSpaceDE w:val="0"/>
        <w:autoSpaceDN w:val="0"/>
        <w:adjustRightInd w:val="0"/>
        <w:ind w:firstLine="0"/>
      </w:pPr>
      <w:r>
        <w:rPr>
          <w:noProof/>
        </w:rPr>
        <w:drawing>
          <wp:inline distT="0" distB="0" distL="0" distR="0" wp14:anchorId="249D58EB" wp14:editId="7A2F61CC">
            <wp:extent cx="5591175" cy="2355145"/>
            <wp:effectExtent l="0" t="0" r="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5792"/>
                    <a:stretch/>
                  </pic:blipFill>
                  <pic:spPr bwMode="auto">
                    <a:xfrm>
                      <a:off x="0" y="0"/>
                      <a:ext cx="5613394" cy="2364504"/>
                    </a:xfrm>
                    <a:prstGeom prst="rect">
                      <a:avLst/>
                    </a:prstGeom>
                    <a:ln>
                      <a:noFill/>
                    </a:ln>
                    <a:extLst>
                      <a:ext uri="{53640926-AAD7-44D8-BBD7-CCE9431645EC}">
                        <a14:shadowObscured xmlns:a14="http://schemas.microsoft.com/office/drawing/2010/main"/>
                      </a:ext>
                    </a:extLst>
                  </pic:spPr>
                </pic:pic>
              </a:graphicData>
            </a:graphic>
          </wp:inline>
        </w:drawing>
      </w:r>
    </w:p>
    <w:p w14:paraId="243E8B7C" w14:textId="1F63BBC7" w:rsidR="0090702D" w:rsidRDefault="0090702D" w:rsidP="0090702D">
      <w:pPr>
        <w:autoSpaceDE w:val="0"/>
        <w:autoSpaceDN w:val="0"/>
        <w:adjustRightInd w:val="0"/>
      </w:pPr>
      <w:r w:rsidRPr="00401148">
        <w:t xml:space="preserve">Fonte: </w:t>
      </w:r>
      <w:r w:rsidR="00401148">
        <w:t>Arquivo de dados gerado pelo programa</w:t>
      </w:r>
    </w:p>
    <w:p w14:paraId="0E79C893" w14:textId="77777777" w:rsidR="005D3040" w:rsidRDefault="005D3040" w:rsidP="00C95F67">
      <w:pPr>
        <w:autoSpaceDE w:val="0"/>
        <w:autoSpaceDN w:val="0"/>
        <w:adjustRightInd w:val="0"/>
        <w:jc w:val="center"/>
      </w:pPr>
    </w:p>
    <w:p w14:paraId="2C0D3422" w14:textId="77777777" w:rsidR="00C95F67" w:rsidRDefault="00C95F67" w:rsidP="00C95F67">
      <w:pPr>
        <w:autoSpaceDE w:val="0"/>
        <w:autoSpaceDN w:val="0"/>
        <w:adjustRightInd w:val="0"/>
        <w:jc w:val="center"/>
      </w:pPr>
    </w:p>
    <w:p w14:paraId="49A5D9DB" w14:textId="4A98D5B7" w:rsidR="00940CC1" w:rsidRPr="00CA3612" w:rsidRDefault="00C95F67" w:rsidP="00CA3612">
      <w:pPr>
        <w:autoSpaceDE w:val="0"/>
        <w:autoSpaceDN w:val="0"/>
        <w:adjustRightInd w:val="0"/>
      </w:pPr>
      <w:r w:rsidRPr="00CA3612">
        <w:t xml:space="preserve">Com os resultados mostrados, pode-se concluir que o programa atendeu a </w:t>
      </w:r>
      <w:r w:rsidR="00940CC1" w:rsidRPr="00CA3612">
        <w:t>maioria dos objetivos</w:t>
      </w:r>
      <w:r w:rsidRPr="00CA3612">
        <w:t xml:space="preserve"> iniciais do trabalho, realizando a medição de corrente e tensão da célula, gerando a curva em tempo real, calculando os parâmetros importantes para a caracterização, salvando os dados em um arquivo que possa ser aberto com o Excel e outros programas</w:t>
      </w:r>
      <w:r w:rsidR="00BC5FA8" w:rsidRPr="00CA3612">
        <w:t xml:space="preserve"> de análise de dados</w:t>
      </w:r>
      <w:r w:rsidRPr="00CA3612">
        <w:t>, proporcionando a opção de Print Screen das duas interfaces do programa (entrada e saída de dados)</w:t>
      </w:r>
      <w:r w:rsidR="00940CC1" w:rsidRPr="00CA3612">
        <w:t>.</w:t>
      </w:r>
      <w:r w:rsidR="00CA3612" w:rsidRPr="00CA3612">
        <w:t xml:space="preserve"> A</w:t>
      </w:r>
      <w:r w:rsidR="00940CC1" w:rsidRPr="00CA3612">
        <w:t xml:space="preserve"> únic</w:t>
      </w:r>
      <w:r w:rsidR="00CA3612" w:rsidRPr="00CA3612">
        <w:t>a</w:t>
      </w:r>
      <w:r w:rsidR="00940CC1" w:rsidRPr="00CA3612">
        <w:t xml:space="preserve"> </w:t>
      </w:r>
      <w:r w:rsidR="00CA3612" w:rsidRPr="00CA3612">
        <w:t>função que não foi testada foi a correção da curva em função da temperatura, por isso não foi possível concluir este objetivo</w:t>
      </w:r>
      <w:r w:rsidR="00CA3612">
        <w:t xml:space="preserve"> no devido tempo</w:t>
      </w:r>
    </w:p>
    <w:p w14:paraId="72C23F5C" w14:textId="77777777" w:rsidR="00940CC1" w:rsidDel="00CA3612" w:rsidRDefault="00940CC1" w:rsidP="00C95F67">
      <w:pPr>
        <w:autoSpaceDE w:val="0"/>
        <w:autoSpaceDN w:val="0"/>
        <w:adjustRightInd w:val="0"/>
        <w:rPr>
          <w:del w:id="508" w:author="megacatia@hotmail.com" w:date="2017-12-04T18:05:00Z"/>
        </w:rPr>
      </w:pPr>
    </w:p>
    <w:p w14:paraId="399226A4" w14:textId="40091B47" w:rsidR="00A04536" w:rsidDel="00CA3612" w:rsidRDefault="00A04536" w:rsidP="00CA3612">
      <w:pPr>
        <w:tabs>
          <w:tab w:val="left" w:pos="2955"/>
        </w:tabs>
        <w:autoSpaceDE w:val="0"/>
        <w:autoSpaceDN w:val="0"/>
        <w:adjustRightInd w:val="0"/>
        <w:ind w:firstLine="0"/>
        <w:rPr>
          <w:del w:id="509" w:author="megacatia@hotmail.com" w:date="2017-12-04T18:05:00Z"/>
        </w:rPr>
      </w:pPr>
    </w:p>
    <w:p w14:paraId="36E136B3" w14:textId="77777777" w:rsidR="00C95F67" w:rsidRPr="00F537BC" w:rsidRDefault="00C95F67" w:rsidP="00C95F67">
      <w:pPr>
        <w:autoSpaceDE w:val="0"/>
        <w:autoSpaceDN w:val="0"/>
        <w:adjustRightInd w:val="0"/>
        <w:jc w:val="center"/>
      </w:pPr>
    </w:p>
    <w:p w14:paraId="78FC31B0" w14:textId="77777777" w:rsidR="00655754" w:rsidRDefault="00537425" w:rsidP="00F6230F">
      <w:pPr>
        <w:pStyle w:val="Ttulo1"/>
      </w:pPr>
      <w:bookmarkStart w:id="510" w:name="_Toc500174862"/>
      <w:r>
        <w:lastRenderedPageBreak/>
        <w:t xml:space="preserve">TRABALHOS </w:t>
      </w:r>
      <w:r w:rsidRPr="00F6230F">
        <w:t>FUTUROS</w:t>
      </w:r>
      <w:bookmarkEnd w:id="510"/>
    </w:p>
    <w:p w14:paraId="567494D5" w14:textId="0AAD0E52" w:rsidR="00A10038" w:rsidRDefault="00A10038" w:rsidP="003D455D">
      <w:pPr>
        <w:pStyle w:val="Corpodetexto"/>
        <w:spacing w:line="360" w:lineRule="auto"/>
        <w:ind w:firstLine="709"/>
      </w:pPr>
      <w:bookmarkStart w:id="511" w:name="_Toc118654382"/>
      <w:r>
        <w:t xml:space="preserve">Os trabalhos futuros </w:t>
      </w:r>
      <w:r w:rsidR="00CA3612">
        <w:t>a</w:t>
      </w:r>
      <w:r>
        <w:t xml:space="preserve"> este são:</w:t>
      </w:r>
    </w:p>
    <w:p w14:paraId="7AF3AB45" w14:textId="4220A380" w:rsidR="00A10038" w:rsidDel="001F513F" w:rsidRDefault="00DD067E" w:rsidP="00206308">
      <w:pPr>
        <w:pStyle w:val="Corpodetexto"/>
        <w:spacing w:line="360" w:lineRule="auto"/>
        <w:ind w:left="1069"/>
        <w:rPr>
          <w:del w:id="512" w:author="Douglas Noronha" w:date="2017-12-04T15:36:00Z"/>
        </w:rPr>
      </w:pPr>
      <w:r>
        <w:t xml:space="preserve">a. </w:t>
      </w:r>
      <w:r w:rsidR="00A10038">
        <w:t>O Simulador Solar possui estrutura para realizar a caracterização de duas células fotovoltaicas ao mesmo tempo. Com isso, é possível</w:t>
      </w:r>
      <w:r w:rsidR="00EE4BD4">
        <w:t xml:space="preserve"> implementar </w:t>
      </w:r>
      <w:r w:rsidR="00A10038">
        <w:t xml:space="preserve">no programa a opção de realizar </w:t>
      </w:r>
      <w:r w:rsidR="00EE4BD4">
        <w:t>uma segunda medição ao mesmo tempo da primeira</w:t>
      </w:r>
      <w:r w:rsidR="00A61D3D">
        <w:t>, reduzindo o tempo de testes em diferentes células fotovoltaicas</w:t>
      </w:r>
      <w:r w:rsidR="00A10038">
        <w:t>;</w:t>
      </w:r>
    </w:p>
    <w:p w14:paraId="792D44CE" w14:textId="77777777" w:rsidR="001F513F" w:rsidRDefault="001F513F" w:rsidP="00DD067E">
      <w:pPr>
        <w:pStyle w:val="Corpodetexto"/>
        <w:spacing w:line="360" w:lineRule="auto"/>
        <w:ind w:left="1069"/>
        <w:rPr>
          <w:ins w:id="513" w:author="megacatia@hotmail.com" w:date="2017-12-04T19:33:00Z"/>
        </w:rPr>
      </w:pPr>
    </w:p>
    <w:p w14:paraId="06A2D1C7" w14:textId="22927881" w:rsidR="00A10038" w:rsidRDefault="00DD067E" w:rsidP="00206308">
      <w:pPr>
        <w:pStyle w:val="Corpodetexto"/>
        <w:spacing w:line="360" w:lineRule="auto"/>
        <w:ind w:left="1069"/>
      </w:pPr>
      <w:r>
        <w:t xml:space="preserve">b. </w:t>
      </w:r>
      <w:r w:rsidR="00A10038">
        <w:t>I</w:t>
      </w:r>
      <w:r w:rsidR="00F13C36">
        <w:t xml:space="preserve">mplementar uma função para calcular as variáveis </w:t>
      </w:r>
      <w:r w:rsidR="00A10038">
        <w:t xml:space="preserve">térmicas </w:t>
      </w:r>
      <w:r w:rsidR="00F13C36">
        <w:t xml:space="preserve">usadas nas fórmulas de correção de curva. </w:t>
      </w:r>
      <w:r w:rsidR="00A10038">
        <w:t>Estas grandezas nem sempre são informadas pelos fabricantes e podem ser obtidas através da utilização do Simulador Solar;</w:t>
      </w:r>
    </w:p>
    <w:p w14:paraId="166E9DA0" w14:textId="46602991" w:rsidR="00EE4BD4" w:rsidRPr="00206308" w:rsidRDefault="00DD067E" w:rsidP="00206308">
      <w:pPr>
        <w:pStyle w:val="Corpodetexto"/>
        <w:spacing w:line="360" w:lineRule="auto"/>
        <w:ind w:left="1069"/>
      </w:pPr>
      <w:r>
        <w:t xml:space="preserve">c. </w:t>
      </w:r>
      <w:r w:rsidR="00A10038" w:rsidRPr="00206308">
        <w:t>U</w:t>
      </w:r>
      <w:r w:rsidR="00EE4BD4" w:rsidRPr="00206308">
        <w:t xml:space="preserve">nificar o </w:t>
      </w:r>
      <w:r w:rsidR="00A10038" w:rsidRPr="00206308">
        <w:t xml:space="preserve">programa desenvolvido </w:t>
      </w:r>
      <w:r w:rsidR="00EE4BD4" w:rsidRPr="00206308">
        <w:t xml:space="preserve">com um banco de dados para que possa salvar um histórico de medições e dados, seja de entrada ou saída, e até salvar e selecionar perfis de medição, para que o usuário não perca tempo inserindo todas as informações de uma </w:t>
      </w:r>
      <w:r w:rsidR="00A10038" w:rsidRPr="00206308">
        <w:t>determinada célula</w:t>
      </w:r>
      <w:r w:rsidR="00EE4BD4" w:rsidRPr="00206308">
        <w:t>, que estariam salvas no banco de dados</w:t>
      </w:r>
      <w:r w:rsidR="00206308">
        <w:t>.</w:t>
      </w:r>
    </w:p>
    <w:bookmarkEnd w:id="511"/>
    <w:p w14:paraId="2CA1C79C" w14:textId="77777777" w:rsidR="00466B4E" w:rsidRDefault="00466B4E">
      <w:r>
        <w:br w:type="page"/>
      </w:r>
    </w:p>
    <w:p w14:paraId="55738642" w14:textId="77777777" w:rsidR="00672835" w:rsidRDefault="00672835" w:rsidP="00672835">
      <w:pPr>
        <w:pStyle w:val="Ttulo1"/>
      </w:pPr>
      <w:bookmarkStart w:id="514" w:name="_Toc500174863"/>
      <w:r>
        <w:lastRenderedPageBreak/>
        <w:t>Referências</w:t>
      </w:r>
      <w:bookmarkEnd w:id="514"/>
    </w:p>
    <w:p w14:paraId="4BF282F8" w14:textId="77777777" w:rsidR="00672835" w:rsidRDefault="00672835" w:rsidP="00672835">
      <w:pPr>
        <w:pStyle w:val="Ttulo"/>
        <w:jc w:val="both"/>
      </w:pPr>
    </w:p>
    <w:p w14:paraId="31973AA3" w14:textId="77777777" w:rsidR="00672835" w:rsidRPr="00386AF2" w:rsidRDefault="00386AF2" w:rsidP="00672835">
      <w:pPr>
        <w:pStyle w:val="Ttulo"/>
        <w:jc w:val="both"/>
        <w:rPr>
          <w:b w:val="0"/>
        </w:rPr>
      </w:pPr>
      <w:r w:rsidRPr="00386AF2">
        <w:rPr>
          <w:b w:val="0"/>
        </w:rPr>
        <w:t>EBERHARDT, Dario; ZANESCO, Izete; MOEHLECKE, Adriano. Desenvolvimento de um Sistema Completo para Caracterização de Células Solares. 2007. 10 f. Monografia (Especialização) - Curso de Programa de Pós-Graduação em Engenharia e Tecnologia dos Materiais, Pontifícia Universidade Católica do Rio Grande do Sul, Fortaleza, 2007.</w:t>
      </w:r>
    </w:p>
    <w:p w14:paraId="11B15131" w14:textId="77777777" w:rsidR="00672835" w:rsidRDefault="00672835" w:rsidP="00672835">
      <w:pPr>
        <w:pStyle w:val="Ttulo"/>
        <w:jc w:val="both"/>
      </w:pPr>
    </w:p>
    <w:p w14:paraId="5A846D56" w14:textId="77777777" w:rsidR="00672835" w:rsidRPr="00C378E9" w:rsidRDefault="00C378E9" w:rsidP="00672835">
      <w:pPr>
        <w:pStyle w:val="Ttulo"/>
        <w:jc w:val="both"/>
        <w:rPr>
          <w:b w:val="0"/>
        </w:rPr>
      </w:pPr>
      <w:r w:rsidRPr="00C378E9">
        <w:rPr>
          <w:b w:val="0"/>
        </w:rPr>
        <w:t>PAES, Tiago Franca. SISTEMAS DE CARACTERIZAÇÃO DE ELEMENTOS SENSORES PARA RADIÔMETROS FOTOVOLTAICOS. 2012. 125 f. Dissertação (Mestrado) - Curso de Pós-graduação em Engenharia e Tecnologia Espaciais/ciência e Tecnologia de Materiais e Sensores, Instituto Nacional de Pesquisas Espaciais, São José dos Campos, 2012.</w:t>
      </w:r>
    </w:p>
    <w:p w14:paraId="25636059" w14:textId="77777777" w:rsidR="00672835" w:rsidRDefault="00672835" w:rsidP="00672835">
      <w:pPr>
        <w:pStyle w:val="Ttulo"/>
        <w:jc w:val="both"/>
      </w:pPr>
    </w:p>
    <w:p w14:paraId="70740395" w14:textId="77777777" w:rsidR="00672835" w:rsidRPr="00A12246" w:rsidRDefault="00A12246" w:rsidP="00672835">
      <w:pPr>
        <w:pStyle w:val="Ttulo"/>
        <w:jc w:val="both"/>
        <w:rPr>
          <w:b w:val="0"/>
        </w:rPr>
      </w:pPr>
      <w:r w:rsidRPr="00A12246">
        <w:rPr>
          <w:b w:val="0"/>
        </w:rPr>
        <w:t>NEVES, Guilherme Marques. INFLUÊNCIA DO ESPECTRO DA RADIAÇÃO SOLAR EM MÓDULOS FOTOVOLTAICOS. 2016. 238 f. Dissertação (Mestrado) - Curso de Pós-graduação em Engenharia e Tecnologias Espaciais na área de Concentração de Ciências dos Materiais e Sensores, Instituto Nacional de Pesquisas Espaciais, São José dos Campos, 2016.</w:t>
      </w:r>
    </w:p>
    <w:p w14:paraId="2DBA4F62" w14:textId="77777777" w:rsidR="00672835" w:rsidRDefault="00672835" w:rsidP="00672835">
      <w:pPr>
        <w:pStyle w:val="Ttulo"/>
        <w:jc w:val="both"/>
      </w:pPr>
    </w:p>
    <w:p w14:paraId="5F843DF0" w14:textId="77777777" w:rsidR="007F3E22" w:rsidRPr="007F3E22" w:rsidRDefault="007F3E22" w:rsidP="00672835">
      <w:pPr>
        <w:pStyle w:val="Ttulo"/>
        <w:jc w:val="both"/>
        <w:rPr>
          <w:b w:val="0"/>
        </w:rPr>
      </w:pPr>
      <w:r w:rsidRPr="00DD067E">
        <w:rPr>
          <w:b w:val="0"/>
          <w:lang w:val="en-US"/>
        </w:rPr>
        <w:t xml:space="preserve">BUREAU OF INDIAN STANDARDS. IS 12763 : 2013: Photovoltaic devices - Procedures for temperature and irradiance corrections to measured I-V characteristics. </w:t>
      </w:r>
      <w:r w:rsidRPr="007F3E22">
        <w:rPr>
          <w:b w:val="0"/>
        </w:rPr>
        <w:t>Nova Delhi: Manak Bhavan, 2013. 16 p.</w:t>
      </w:r>
    </w:p>
    <w:p w14:paraId="6F490A22" w14:textId="77777777" w:rsidR="005B487C" w:rsidRDefault="005B487C" w:rsidP="00672835">
      <w:pPr>
        <w:pStyle w:val="Ttulo"/>
        <w:jc w:val="both"/>
      </w:pPr>
    </w:p>
    <w:p w14:paraId="6016B468" w14:textId="77777777" w:rsidR="00672835" w:rsidRDefault="00672835" w:rsidP="00672835">
      <w:pPr>
        <w:pStyle w:val="Ttulo"/>
        <w:jc w:val="both"/>
      </w:pPr>
    </w:p>
    <w:p w14:paraId="6213F5F0" w14:textId="77777777" w:rsidR="00672835" w:rsidRDefault="00672835" w:rsidP="00672835">
      <w:pPr>
        <w:pStyle w:val="Ttulo"/>
        <w:jc w:val="both"/>
      </w:pPr>
    </w:p>
    <w:p w14:paraId="32CED134" w14:textId="77777777" w:rsidR="00672835" w:rsidRDefault="00672835" w:rsidP="00672835">
      <w:pPr>
        <w:pStyle w:val="Ttulo"/>
        <w:jc w:val="both"/>
      </w:pPr>
    </w:p>
    <w:p w14:paraId="433C89A3" w14:textId="77777777" w:rsidR="00672835" w:rsidRDefault="00672835" w:rsidP="00672835">
      <w:pPr>
        <w:pStyle w:val="Ttulo"/>
        <w:jc w:val="both"/>
      </w:pPr>
    </w:p>
    <w:p w14:paraId="04791294" w14:textId="77777777" w:rsidR="00672835" w:rsidRDefault="00672835" w:rsidP="00672835">
      <w:pPr>
        <w:pStyle w:val="Ttulo"/>
        <w:jc w:val="both"/>
      </w:pPr>
    </w:p>
    <w:p w14:paraId="33CA5B82" w14:textId="77777777" w:rsidR="00672835" w:rsidRDefault="00672835" w:rsidP="00672835">
      <w:pPr>
        <w:pStyle w:val="Ttulo"/>
        <w:jc w:val="both"/>
      </w:pPr>
    </w:p>
    <w:p w14:paraId="7525565A" w14:textId="77777777" w:rsidR="00672835" w:rsidRDefault="00672835" w:rsidP="00672835">
      <w:pPr>
        <w:pStyle w:val="Ttulo"/>
        <w:jc w:val="both"/>
      </w:pPr>
    </w:p>
    <w:p w14:paraId="346EA984" w14:textId="77777777" w:rsidR="00672835" w:rsidRDefault="00672835" w:rsidP="00672835">
      <w:pPr>
        <w:pStyle w:val="Ttulo"/>
        <w:jc w:val="both"/>
      </w:pPr>
    </w:p>
    <w:p w14:paraId="1469F94F" w14:textId="77777777" w:rsidR="00672835" w:rsidRDefault="00672835" w:rsidP="00672835">
      <w:pPr>
        <w:pStyle w:val="Ttulo"/>
        <w:jc w:val="both"/>
      </w:pPr>
    </w:p>
    <w:p w14:paraId="408E02B2" w14:textId="77777777" w:rsidR="00672835" w:rsidRDefault="00672835" w:rsidP="00672835">
      <w:pPr>
        <w:pStyle w:val="Ttulo"/>
        <w:jc w:val="both"/>
      </w:pPr>
    </w:p>
    <w:p w14:paraId="230A4CF1" w14:textId="77777777" w:rsidR="00672835" w:rsidRDefault="00672835" w:rsidP="00672835">
      <w:pPr>
        <w:pStyle w:val="Ttulo"/>
        <w:jc w:val="both"/>
      </w:pPr>
    </w:p>
    <w:p w14:paraId="5D369111" w14:textId="77777777" w:rsidR="00672835" w:rsidRDefault="00672835" w:rsidP="00672835">
      <w:pPr>
        <w:pStyle w:val="Ttulo"/>
        <w:jc w:val="both"/>
      </w:pPr>
    </w:p>
    <w:p w14:paraId="11681903" w14:textId="77777777" w:rsidR="00672835" w:rsidRDefault="00672835" w:rsidP="00672835">
      <w:pPr>
        <w:pStyle w:val="Ttulo"/>
        <w:jc w:val="both"/>
      </w:pPr>
    </w:p>
    <w:p w14:paraId="619447C7" w14:textId="77777777" w:rsidR="00672835" w:rsidRDefault="00672835" w:rsidP="00672835">
      <w:pPr>
        <w:pStyle w:val="Ttulo"/>
        <w:jc w:val="both"/>
      </w:pPr>
    </w:p>
    <w:p w14:paraId="10928645" w14:textId="77777777" w:rsidR="00672835" w:rsidRDefault="00672835" w:rsidP="00672835">
      <w:pPr>
        <w:pStyle w:val="Ttulo"/>
        <w:jc w:val="both"/>
      </w:pPr>
    </w:p>
    <w:p w14:paraId="6035CAE6" w14:textId="77777777" w:rsidR="00672835" w:rsidDel="002C2E0C" w:rsidRDefault="00672835" w:rsidP="00672835">
      <w:pPr>
        <w:pStyle w:val="Ttulo"/>
        <w:jc w:val="both"/>
        <w:rPr>
          <w:del w:id="515" w:author="megacatia@hotmail.com" w:date="2017-12-04T19:33:00Z"/>
        </w:rPr>
      </w:pPr>
    </w:p>
    <w:p w14:paraId="0AB5BE7D" w14:textId="7B2A2170" w:rsidR="00672835" w:rsidDel="002C2E0C" w:rsidRDefault="00672835" w:rsidP="00672835">
      <w:pPr>
        <w:pStyle w:val="Ttulo"/>
        <w:jc w:val="both"/>
        <w:rPr>
          <w:del w:id="516" w:author="megacatia@hotmail.com" w:date="2017-12-04T19:33:00Z"/>
        </w:rPr>
      </w:pPr>
    </w:p>
    <w:p w14:paraId="79596838" w14:textId="1A51CB70" w:rsidR="00672835" w:rsidDel="002C2E0C" w:rsidRDefault="00672835" w:rsidP="00672835">
      <w:pPr>
        <w:pStyle w:val="Ttulo"/>
        <w:jc w:val="both"/>
        <w:rPr>
          <w:del w:id="517" w:author="megacatia@hotmail.com" w:date="2017-12-04T19:33:00Z"/>
        </w:rPr>
      </w:pPr>
    </w:p>
    <w:p w14:paraId="76002FFD" w14:textId="4EF64401" w:rsidR="00672835" w:rsidDel="002C2E0C" w:rsidRDefault="00672835" w:rsidP="00672835">
      <w:pPr>
        <w:pStyle w:val="Ttulo"/>
        <w:jc w:val="both"/>
        <w:rPr>
          <w:del w:id="518" w:author="megacatia@hotmail.com" w:date="2017-12-04T19:33:00Z"/>
        </w:rPr>
      </w:pPr>
    </w:p>
    <w:p w14:paraId="003E02A9" w14:textId="589BBCAB" w:rsidR="00672835" w:rsidDel="002C2E0C" w:rsidRDefault="00672835" w:rsidP="00672835">
      <w:pPr>
        <w:pStyle w:val="Ttulo"/>
        <w:jc w:val="both"/>
        <w:rPr>
          <w:del w:id="519" w:author="megacatia@hotmail.com" w:date="2017-12-04T19:33:00Z"/>
        </w:rPr>
      </w:pPr>
    </w:p>
    <w:p w14:paraId="65F8C9B6" w14:textId="69A1D1F2" w:rsidR="00672835" w:rsidDel="002C2E0C" w:rsidRDefault="00672835" w:rsidP="00672835">
      <w:pPr>
        <w:pStyle w:val="Ttulo"/>
        <w:jc w:val="both"/>
        <w:rPr>
          <w:del w:id="520" w:author="megacatia@hotmail.com" w:date="2017-12-04T19:33:00Z"/>
        </w:rPr>
      </w:pPr>
    </w:p>
    <w:p w14:paraId="145F2D6D" w14:textId="00002B5A" w:rsidR="00672835" w:rsidDel="002C2E0C" w:rsidRDefault="00672835" w:rsidP="00672835">
      <w:pPr>
        <w:pStyle w:val="Ttulo"/>
        <w:jc w:val="both"/>
        <w:rPr>
          <w:del w:id="521" w:author="megacatia@hotmail.com" w:date="2017-12-04T19:33:00Z"/>
        </w:rPr>
      </w:pPr>
    </w:p>
    <w:p w14:paraId="225E7C73" w14:textId="218BC788" w:rsidR="00672835" w:rsidDel="002C2E0C" w:rsidRDefault="00672835" w:rsidP="00672835">
      <w:pPr>
        <w:pStyle w:val="Ttulo"/>
        <w:jc w:val="both"/>
        <w:rPr>
          <w:del w:id="522" w:author="megacatia@hotmail.com" w:date="2017-12-04T19:33:00Z"/>
        </w:rPr>
      </w:pPr>
    </w:p>
    <w:p w14:paraId="1DD9170E" w14:textId="0A7269DA" w:rsidR="00672835" w:rsidDel="002C2E0C" w:rsidRDefault="00672835" w:rsidP="00672835">
      <w:pPr>
        <w:pStyle w:val="Ttulo"/>
        <w:jc w:val="both"/>
        <w:rPr>
          <w:del w:id="523" w:author="megacatia@hotmail.com" w:date="2017-12-04T19:33:00Z"/>
        </w:rPr>
      </w:pPr>
    </w:p>
    <w:p w14:paraId="2C562E4F" w14:textId="62538F5C" w:rsidR="00672835" w:rsidDel="002C2E0C" w:rsidRDefault="00672835" w:rsidP="00672835">
      <w:pPr>
        <w:pStyle w:val="Ttulo"/>
        <w:jc w:val="both"/>
        <w:rPr>
          <w:del w:id="524" w:author="megacatia@hotmail.com" w:date="2017-12-04T19:33:00Z"/>
        </w:rPr>
      </w:pPr>
    </w:p>
    <w:p w14:paraId="013B4559" w14:textId="3AAF9AFB" w:rsidR="00672835" w:rsidDel="002C2E0C" w:rsidRDefault="00672835" w:rsidP="00672835">
      <w:pPr>
        <w:pStyle w:val="Ttulo"/>
        <w:jc w:val="both"/>
        <w:rPr>
          <w:del w:id="525" w:author="megacatia@hotmail.com" w:date="2017-12-04T19:33:00Z"/>
        </w:rPr>
      </w:pPr>
    </w:p>
    <w:p w14:paraId="59E02718" w14:textId="7DD971DC" w:rsidR="00672835" w:rsidDel="002C2E0C" w:rsidRDefault="00672835" w:rsidP="00672835">
      <w:pPr>
        <w:pStyle w:val="Ttulo"/>
        <w:jc w:val="both"/>
        <w:rPr>
          <w:del w:id="526" w:author="megacatia@hotmail.com" w:date="2017-12-04T19:33:00Z"/>
        </w:rPr>
      </w:pPr>
    </w:p>
    <w:p w14:paraId="0748B3AB" w14:textId="19F20D98" w:rsidR="00672835" w:rsidDel="002C2E0C" w:rsidRDefault="00672835" w:rsidP="00672835">
      <w:pPr>
        <w:pStyle w:val="Ttulo"/>
        <w:jc w:val="both"/>
        <w:rPr>
          <w:del w:id="527" w:author="megacatia@hotmail.com" w:date="2017-12-04T19:33:00Z"/>
        </w:rPr>
      </w:pPr>
    </w:p>
    <w:p w14:paraId="0B214DF0" w14:textId="77777777" w:rsidR="00672835" w:rsidDel="002C2E0C" w:rsidRDefault="00672835" w:rsidP="00672835">
      <w:pPr>
        <w:pStyle w:val="Ttulo"/>
        <w:jc w:val="both"/>
        <w:rPr>
          <w:del w:id="528" w:author="megacatia@hotmail.com" w:date="2017-12-04T19:33:00Z"/>
        </w:rPr>
      </w:pPr>
    </w:p>
    <w:p w14:paraId="17B7A71D" w14:textId="4FA0DAC5" w:rsidR="00672835" w:rsidDel="002C2E0C" w:rsidRDefault="00672835" w:rsidP="00672835">
      <w:pPr>
        <w:pStyle w:val="Ttulo"/>
        <w:jc w:val="both"/>
        <w:rPr>
          <w:del w:id="529" w:author="megacatia@hotmail.com" w:date="2017-12-04T19:33:00Z"/>
        </w:rPr>
      </w:pPr>
    </w:p>
    <w:p w14:paraId="7E22F2CA" w14:textId="77777777" w:rsidR="002C2E0C" w:rsidRDefault="002C2E0C" w:rsidP="00BE24FD">
      <w:pPr>
        <w:pStyle w:val="Ttulo"/>
        <w:rPr>
          <w:ins w:id="530" w:author="megacatia@hotmail.com" w:date="2017-12-04T19:33:00Z"/>
        </w:rPr>
      </w:pPr>
    </w:p>
    <w:p w14:paraId="7B92BC7A" w14:textId="7FF892C1" w:rsidR="007405C6" w:rsidRPr="00B82713" w:rsidRDefault="00BE24FD" w:rsidP="00BE24FD">
      <w:pPr>
        <w:pStyle w:val="Ttulo"/>
      </w:pPr>
      <w:r>
        <w:lastRenderedPageBreak/>
        <w:t>AGRADECIMENTOS</w:t>
      </w:r>
    </w:p>
    <w:p w14:paraId="20F5F30D" w14:textId="1C62BF9B" w:rsidR="00E076D0" w:rsidRDefault="00E076D0" w:rsidP="00E076D0">
      <w:pPr>
        <w:rPr>
          <w:ins w:id="531" w:author="megacatia@hotmail.com" w:date="2017-12-04T18:58:00Z"/>
        </w:rPr>
      </w:pPr>
    </w:p>
    <w:p w14:paraId="135D5EE0" w14:textId="5AFD58EF" w:rsidR="00E076D0" w:rsidDel="00440EDD" w:rsidRDefault="00201E9D" w:rsidP="00440EDD">
      <w:pPr>
        <w:rPr>
          <w:del w:id="532" w:author="megacatia@hotmail.com" w:date="2017-12-04T19:10:00Z"/>
        </w:rPr>
        <w:pPrChange w:id="533" w:author="megacatia@hotmail.com" w:date="2017-12-04T19:10:00Z">
          <w:pPr>
            <w:jc w:val="center"/>
          </w:pPr>
        </w:pPrChange>
      </w:pPr>
      <w:ins w:id="534" w:author="megacatia@hotmail.com" w:date="2017-12-04T19:02:00Z">
        <w:r>
          <w:t>Agrade</w:t>
        </w:r>
      </w:ins>
      <w:ins w:id="535" w:author="megacatia@hotmail.com" w:date="2017-12-04T19:03:00Z">
        <w:r>
          <w:t>ço ao meu professor Orientador deste trabalho p</w:t>
        </w:r>
      </w:ins>
      <w:ins w:id="536" w:author="megacatia@hotmail.com" w:date="2017-12-04T19:04:00Z">
        <w:r>
          <w:t>ela ajuda ao escrever</w:t>
        </w:r>
      </w:ins>
      <w:ins w:id="537" w:author="megacatia@hotmail.com" w:date="2017-12-04T19:05:00Z">
        <w:r>
          <w:t xml:space="preserve"> este documento, aos professores desta universidade pelo apoio e todo ensina</w:t>
        </w:r>
      </w:ins>
      <w:ins w:id="538" w:author="megacatia@hotmail.com" w:date="2017-12-04T19:06:00Z">
        <w:r>
          <w:t xml:space="preserve">mento transmitido, ao meu </w:t>
        </w:r>
      </w:ins>
      <w:ins w:id="539" w:author="megacatia@hotmail.com" w:date="2017-12-04T19:07:00Z">
        <w:r>
          <w:t>o</w:t>
        </w:r>
      </w:ins>
      <w:ins w:id="540" w:author="megacatia@hotmail.com" w:date="2017-12-04T19:06:00Z">
        <w:r>
          <w:t xml:space="preserve">rientador de Estágio e colegas de laboratório por todo conhecimento </w:t>
        </w:r>
      </w:ins>
      <w:ins w:id="541" w:author="megacatia@hotmail.com" w:date="2017-12-04T19:07:00Z">
        <w:r>
          <w:t>sobre o tema deste trabalho. Agradeço</w:t>
        </w:r>
      </w:ins>
      <w:ins w:id="542" w:author="megacatia@hotmail.com" w:date="2017-12-04T19:08:00Z">
        <w:r>
          <w:t xml:space="preserve"> também ao INPE pelos recursos </w:t>
        </w:r>
      </w:ins>
      <w:ins w:id="543" w:author="megacatia@hotmail.com" w:date="2017-12-04T19:09:00Z">
        <w:r>
          <w:t xml:space="preserve">providos </w:t>
        </w:r>
        <w:r w:rsidR="00440EDD">
          <w:t>e a todas pessoas que ajudaram direta e indiretamente no</w:t>
        </w:r>
      </w:ins>
      <w:ins w:id="544" w:author="megacatia@hotmail.com" w:date="2017-12-04T19:10:00Z">
        <w:r w:rsidR="00440EDD">
          <w:t xml:space="preserve"> desenvolvimento deste trabalho.</w:t>
        </w:r>
      </w:ins>
    </w:p>
    <w:p w14:paraId="3974A753" w14:textId="7B86C401" w:rsidR="00A17A1A" w:rsidRPr="00672835" w:rsidRDefault="007405C6" w:rsidP="00440EDD">
      <w:pPr>
        <w:rPr>
          <w:color w:val="00B050"/>
        </w:rPr>
        <w:pPrChange w:id="545" w:author="megacatia@hotmail.com" w:date="2017-12-04T19:10:00Z">
          <w:pPr/>
        </w:pPrChange>
      </w:pPr>
      <w:del w:id="546" w:author="megacatia@hotmail.com" w:date="2017-12-04T19:10:00Z">
        <w:r w:rsidRPr="00EF76CB" w:rsidDel="00440EDD">
          <w:rPr>
            <w:color w:val="00B050"/>
          </w:rPr>
          <w:delText>Agradeço ao professor e orientador ..., pelo apoio e  encorajamento contínuos pesquisa, aos demais  professores, pelos  conhecimentos  transmitidos, aos meus pais... Na página de agradecimentos o autor dirige palavras de reconhecimento àqueles que contribuíram para a elaboração do trabalho. O conteúdo não deve ultrapassar uma página e por isso, é necessário que ele seja sucinto e objetivo.</w:delText>
        </w:r>
      </w:del>
    </w:p>
    <w:sectPr w:rsidR="00A17A1A" w:rsidRPr="00672835" w:rsidSect="008C5511">
      <w:footerReference w:type="default" r:id="rId40"/>
      <w:pgSz w:w="11907" w:h="16840" w:code="9"/>
      <w:pgMar w:top="1701" w:right="1134" w:bottom="1134" w:left="1701" w:header="1134" w:footer="1134" w:gutter="0"/>
      <w:cols w:space="720"/>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30" w:author="Guilherme Neves" w:date="2017-12-01T11:01:00Z" w:initials="GN">
    <w:p w14:paraId="4E4C7840" w14:textId="1C47BEAD" w:rsidR="00E076D0" w:rsidRDefault="00E076D0">
      <w:pPr>
        <w:pStyle w:val="Textodecomentrio"/>
      </w:pPr>
      <w:r>
        <w:rPr>
          <w:rStyle w:val="Refdecomentrio"/>
        </w:rPr>
        <w:annotationRef/>
      </w:r>
      <w:r>
        <w:t>Melhorar a explicação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4C784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4C7840" w16cid:durableId="1DD00B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7D8BFF" w14:textId="77777777" w:rsidR="00C5770F" w:rsidRDefault="00C5770F">
      <w:r>
        <w:separator/>
      </w:r>
    </w:p>
    <w:p w14:paraId="227079C0" w14:textId="77777777" w:rsidR="00C5770F" w:rsidRDefault="00C5770F"/>
  </w:endnote>
  <w:endnote w:type="continuationSeparator" w:id="0">
    <w:p w14:paraId="7C64515E" w14:textId="77777777" w:rsidR="00C5770F" w:rsidRDefault="00C5770F">
      <w:r>
        <w:continuationSeparator/>
      </w:r>
    </w:p>
    <w:p w14:paraId="2F927E2F" w14:textId="77777777" w:rsidR="00C5770F" w:rsidRDefault="00C577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Libre Semi Serif SSi">
    <w:altName w:val="Libre Semi Serif SSi"/>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F58ADB" w14:textId="77777777" w:rsidR="00E076D0" w:rsidRDefault="00E076D0">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EC31A" w14:textId="77777777" w:rsidR="00E076D0" w:rsidRDefault="00E076D0" w:rsidP="0028235E">
    <w:pPr>
      <w:pStyle w:val="Rodap"/>
      <w:ind w:firstLine="0"/>
    </w:pPr>
    <w:r>
      <w:t xml:space="preserve">Bibliografia: Deve ser inserida, no padrão ABNT, como nota de rodapé e identificada por números arábicos [01] na seqüência em que aparecem no texto em cada página. </w:t>
    </w:r>
  </w:p>
  <w:p w14:paraId="3CFF6D60" w14:textId="77777777" w:rsidR="00E076D0" w:rsidRPr="00755184" w:rsidRDefault="00E076D0" w:rsidP="00755184">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BE98E3" w14:textId="77777777" w:rsidR="00E076D0" w:rsidRPr="008C5511" w:rsidRDefault="00E076D0" w:rsidP="008C551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4E97CC" w14:textId="77777777" w:rsidR="00C5770F" w:rsidRDefault="00C5770F">
      <w:r>
        <w:separator/>
      </w:r>
    </w:p>
    <w:p w14:paraId="6722508A" w14:textId="77777777" w:rsidR="00C5770F" w:rsidRDefault="00C5770F"/>
  </w:footnote>
  <w:footnote w:type="continuationSeparator" w:id="0">
    <w:p w14:paraId="6FA19AAB" w14:textId="77777777" w:rsidR="00C5770F" w:rsidRDefault="00C5770F">
      <w:r>
        <w:continuationSeparator/>
      </w:r>
    </w:p>
    <w:p w14:paraId="25B7904D" w14:textId="77777777" w:rsidR="00C5770F" w:rsidRDefault="00C5770F"/>
  </w:footnote>
  <w:footnote w:id="1">
    <w:p w14:paraId="3867199E" w14:textId="44A8542A" w:rsidR="00E076D0" w:rsidRDefault="00E076D0">
      <w:pPr>
        <w:pStyle w:val="Textodenotaderodap"/>
      </w:pPr>
      <w:r>
        <w:rPr>
          <w:rStyle w:val="Refdenotaderodap"/>
        </w:rPr>
        <w:footnoteRef/>
      </w:r>
      <w:r>
        <w:t xml:space="preserve"> Instrumentos Virtuais são arquivos que contém toda a programação de um programa feito em LabVIEW. Uma VI contém um Painel Frontal e um Diagrama de blocos, que são diretamente conectados. O Painel Frontal contém a interface (botões, labels, etc) e o Diagrama de Blocos contém a programação gráfica que aquela interface realiza.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3530272"/>
      <w:docPartObj>
        <w:docPartGallery w:val="Page Numbers (Top of Page)"/>
        <w:docPartUnique/>
      </w:docPartObj>
    </w:sdtPr>
    <w:sdtContent>
      <w:p w14:paraId="0BB6A37B" w14:textId="77777777" w:rsidR="00E076D0" w:rsidRDefault="00E076D0">
        <w:pPr>
          <w:pStyle w:val="Cabealho"/>
          <w:jc w:val="right"/>
        </w:pPr>
        <w:r>
          <w:rPr>
            <w:sz w:val="20"/>
          </w:rPr>
          <w:t xml:space="preserve"> </w:t>
        </w:r>
      </w:p>
    </w:sdtContent>
  </w:sdt>
  <w:p w14:paraId="78AA6C7D" w14:textId="77777777" w:rsidR="00E076D0" w:rsidRDefault="00E076D0">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2764830"/>
      <w:docPartObj>
        <w:docPartGallery w:val="Page Numbers (Top of Page)"/>
        <w:docPartUnique/>
      </w:docPartObj>
    </w:sdtPr>
    <w:sdtContent>
      <w:p w14:paraId="6CFFA55E" w14:textId="6EAEE06B" w:rsidR="00E076D0" w:rsidRDefault="00E076D0">
        <w:pPr>
          <w:pStyle w:val="Cabealho"/>
          <w:jc w:val="right"/>
        </w:pPr>
        <w:r>
          <w:fldChar w:fldCharType="begin"/>
        </w:r>
        <w:r>
          <w:instrText>PAGE   \* MERGEFORMAT</w:instrText>
        </w:r>
        <w:r>
          <w:fldChar w:fldCharType="separate"/>
        </w:r>
        <w:r w:rsidR="00820154">
          <w:rPr>
            <w:noProof/>
          </w:rPr>
          <w:t>18</w:t>
        </w:r>
        <w:r>
          <w:fldChar w:fldCharType="end"/>
        </w:r>
      </w:p>
    </w:sdtContent>
  </w:sdt>
  <w:p w14:paraId="267809D4" w14:textId="77777777" w:rsidR="00E076D0" w:rsidRDefault="00E076D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3in;height:3in" o:bullet="t"/>
    </w:pict>
  </w:numPicBullet>
  <w:numPicBullet w:numPicBulletId="1">
    <w:pict>
      <v:shape id="_x0000_i1084" type="#_x0000_t75" style="width:3in;height:3in" o:bullet="t"/>
    </w:pict>
  </w:numPicBullet>
  <w:numPicBullet w:numPicBulletId="2">
    <w:pict>
      <v:shape id="_x0000_i1085" type="#_x0000_t75" style="width:3in;height:3in" o:bullet="t"/>
    </w:pict>
  </w:numPicBullet>
  <w:abstractNum w:abstractNumId="0" w15:restartNumberingAfterBreak="0">
    <w:nsid w:val="06353EAF"/>
    <w:multiLevelType w:val="hybridMultilevel"/>
    <w:tmpl w:val="AA3081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C0420F7"/>
    <w:multiLevelType w:val="hybridMultilevel"/>
    <w:tmpl w:val="BBAC3B7E"/>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0E922E7F"/>
    <w:multiLevelType w:val="hybridMultilevel"/>
    <w:tmpl w:val="D424EEFA"/>
    <w:lvl w:ilvl="0" w:tplc="04160001">
      <w:start w:val="1"/>
      <w:numFmt w:val="bullet"/>
      <w:lvlText w:val=""/>
      <w:lvlJc w:val="left"/>
      <w:pPr>
        <w:ind w:left="1429" w:hanging="360"/>
      </w:pPr>
      <w:rPr>
        <w:rFonts w:ascii="Symbol" w:hAnsi="Symbol" w:hint="default"/>
      </w:rPr>
    </w:lvl>
    <w:lvl w:ilvl="1" w:tplc="04160001">
      <w:start w:val="1"/>
      <w:numFmt w:val="bullet"/>
      <w:lvlText w:val=""/>
      <w:lvlJc w:val="left"/>
      <w:pPr>
        <w:ind w:left="2149" w:hanging="360"/>
      </w:pPr>
      <w:rPr>
        <w:rFonts w:ascii="Symbol" w:hAnsi="Symbol"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322AEF"/>
    <w:multiLevelType w:val="hybridMultilevel"/>
    <w:tmpl w:val="AB847D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1D614F0F"/>
    <w:multiLevelType w:val="hybridMultilevel"/>
    <w:tmpl w:val="F326C286"/>
    <w:lvl w:ilvl="0" w:tplc="7542E056">
      <w:start w:val="1"/>
      <w:numFmt w:val="lowerLetter"/>
      <w:lvlText w:val="%1."/>
      <w:lvlJc w:val="left"/>
      <w:pPr>
        <w:ind w:left="1429"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2184722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284689E"/>
    <w:multiLevelType w:val="hybridMultilevel"/>
    <w:tmpl w:val="61F8CFEC"/>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15:restartNumberingAfterBreak="0">
    <w:nsid w:val="230655E1"/>
    <w:multiLevelType w:val="hybridMultilevel"/>
    <w:tmpl w:val="BA8AE17C"/>
    <w:lvl w:ilvl="0" w:tplc="39B07F28">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9" w15:restartNumberingAfterBreak="0">
    <w:nsid w:val="239C59A6"/>
    <w:multiLevelType w:val="hybridMultilevel"/>
    <w:tmpl w:val="6A0CD884"/>
    <w:lvl w:ilvl="0" w:tplc="29D652E4">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0" w15:restartNumberingAfterBreak="0">
    <w:nsid w:val="27132FD0"/>
    <w:multiLevelType w:val="multilevel"/>
    <w:tmpl w:val="0416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2717633E"/>
    <w:multiLevelType w:val="hybridMultilevel"/>
    <w:tmpl w:val="27E85D82"/>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2" w15:restartNumberingAfterBreak="0">
    <w:nsid w:val="284B7655"/>
    <w:multiLevelType w:val="hybridMultilevel"/>
    <w:tmpl w:val="D0726396"/>
    <w:lvl w:ilvl="0" w:tplc="6A408222">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3" w15:restartNumberingAfterBreak="0">
    <w:nsid w:val="2DC51E03"/>
    <w:multiLevelType w:val="multilevel"/>
    <w:tmpl w:val="F8626C9E"/>
    <w:lvl w:ilvl="0">
      <w:start w:val="1"/>
      <w:numFmt w:val="decimal"/>
      <w:pStyle w:val="Sumrio"/>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5" w15:restartNumberingAfterBreak="0">
    <w:nsid w:val="36DF4B70"/>
    <w:multiLevelType w:val="hybridMultilevel"/>
    <w:tmpl w:val="06EE4476"/>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7395400"/>
    <w:multiLevelType w:val="hybridMultilevel"/>
    <w:tmpl w:val="BC1AE7CC"/>
    <w:lvl w:ilvl="0" w:tplc="0416000F">
      <w:start w:val="1"/>
      <w:numFmt w:val="decimal"/>
      <w:lvlText w:val="%1."/>
      <w:lvlJc w:val="left"/>
      <w:pPr>
        <w:ind w:left="770" w:hanging="360"/>
      </w:pPr>
    </w:lvl>
    <w:lvl w:ilvl="1" w:tplc="04160019" w:tentative="1">
      <w:start w:val="1"/>
      <w:numFmt w:val="lowerLetter"/>
      <w:lvlText w:val="%2."/>
      <w:lvlJc w:val="left"/>
      <w:pPr>
        <w:ind w:left="1490" w:hanging="360"/>
      </w:pPr>
    </w:lvl>
    <w:lvl w:ilvl="2" w:tplc="0416001B" w:tentative="1">
      <w:start w:val="1"/>
      <w:numFmt w:val="lowerRoman"/>
      <w:lvlText w:val="%3."/>
      <w:lvlJc w:val="right"/>
      <w:pPr>
        <w:ind w:left="2210" w:hanging="180"/>
      </w:pPr>
    </w:lvl>
    <w:lvl w:ilvl="3" w:tplc="0416000F" w:tentative="1">
      <w:start w:val="1"/>
      <w:numFmt w:val="decimal"/>
      <w:lvlText w:val="%4."/>
      <w:lvlJc w:val="left"/>
      <w:pPr>
        <w:ind w:left="2930" w:hanging="360"/>
      </w:pPr>
    </w:lvl>
    <w:lvl w:ilvl="4" w:tplc="04160019" w:tentative="1">
      <w:start w:val="1"/>
      <w:numFmt w:val="lowerLetter"/>
      <w:lvlText w:val="%5."/>
      <w:lvlJc w:val="left"/>
      <w:pPr>
        <w:ind w:left="3650" w:hanging="360"/>
      </w:pPr>
    </w:lvl>
    <w:lvl w:ilvl="5" w:tplc="0416001B" w:tentative="1">
      <w:start w:val="1"/>
      <w:numFmt w:val="lowerRoman"/>
      <w:lvlText w:val="%6."/>
      <w:lvlJc w:val="right"/>
      <w:pPr>
        <w:ind w:left="4370" w:hanging="180"/>
      </w:pPr>
    </w:lvl>
    <w:lvl w:ilvl="6" w:tplc="0416000F" w:tentative="1">
      <w:start w:val="1"/>
      <w:numFmt w:val="decimal"/>
      <w:lvlText w:val="%7."/>
      <w:lvlJc w:val="left"/>
      <w:pPr>
        <w:ind w:left="5090" w:hanging="360"/>
      </w:pPr>
    </w:lvl>
    <w:lvl w:ilvl="7" w:tplc="04160019" w:tentative="1">
      <w:start w:val="1"/>
      <w:numFmt w:val="lowerLetter"/>
      <w:lvlText w:val="%8."/>
      <w:lvlJc w:val="left"/>
      <w:pPr>
        <w:ind w:left="5810" w:hanging="360"/>
      </w:pPr>
    </w:lvl>
    <w:lvl w:ilvl="8" w:tplc="0416001B" w:tentative="1">
      <w:start w:val="1"/>
      <w:numFmt w:val="lowerRoman"/>
      <w:lvlText w:val="%9."/>
      <w:lvlJc w:val="right"/>
      <w:pPr>
        <w:ind w:left="6530" w:hanging="180"/>
      </w:pPr>
    </w:lvl>
  </w:abstractNum>
  <w:abstractNum w:abstractNumId="17" w15:restartNumberingAfterBreak="0">
    <w:nsid w:val="38705CF1"/>
    <w:multiLevelType w:val="hybridMultilevel"/>
    <w:tmpl w:val="9A74D7C6"/>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8"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19" w15:restartNumberingAfterBreak="0">
    <w:nsid w:val="3FBD73A6"/>
    <w:multiLevelType w:val="hybridMultilevel"/>
    <w:tmpl w:val="09A2EDB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15:restartNumberingAfterBreak="0">
    <w:nsid w:val="44DD224D"/>
    <w:multiLevelType w:val="hybridMultilevel"/>
    <w:tmpl w:val="E5EAFD78"/>
    <w:lvl w:ilvl="0" w:tplc="DB68A240">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1" w15:restartNumberingAfterBreak="0">
    <w:nsid w:val="56205988"/>
    <w:multiLevelType w:val="hybridMultilevel"/>
    <w:tmpl w:val="1D0A68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2"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B6E60F1"/>
    <w:multiLevelType w:val="hybridMultilevel"/>
    <w:tmpl w:val="B67EA8E0"/>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4" w15:restartNumberingAfterBreak="0">
    <w:nsid w:val="79E47194"/>
    <w:multiLevelType w:val="hybridMultilevel"/>
    <w:tmpl w:val="17FC7640"/>
    <w:lvl w:ilvl="0" w:tplc="0416000F">
      <w:start w:val="1"/>
      <w:numFmt w:val="decimal"/>
      <w:lvlText w:val="%1."/>
      <w:lvlJc w:val="left"/>
      <w:pPr>
        <w:ind w:left="1428" w:hanging="360"/>
      </w:pPr>
      <w:rPr>
        <w:rFonts w:hint="default"/>
      </w:rPr>
    </w:lvl>
    <w:lvl w:ilvl="1" w:tplc="04160003">
      <w:start w:val="1"/>
      <w:numFmt w:val="bullet"/>
      <w:lvlText w:val="o"/>
      <w:lvlJc w:val="left"/>
      <w:pPr>
        <w:ind w:left="2148" w:hanging="360"/>
      </w:pPr>
      <w:rPr>
        <w:rFonts w:ascii="Courier New" w:hAnsi="Courier New" w:cs="Courier New" w:hint="default"/>
      </w:rPr>
    </w:lvl>
    <w:lvl w:ilvl="2" w:tplc="04160005">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0"/>
  </w:num>
  <w:num w:numId="2">
    <w:abstractNumId w:val="14"/>
  </w:num>
  <w:num w:numId="3">
    <w:abstractNumId w:val="3"/>
  </w:num>
  <w:num w:numId="4">
    <w:abstractNumId w:val="22"/>
  </w:num>
  <w:num w:numId="5">
    <w:abstractNumId w:val="21"/>
  </w:num>
  <w:num w:numId="6">
    <w:abstractNumId w:val="10"/>
  </w:num>
  <w:num w:numId="7">
    <w:abstractNumId w:val="18"/>
  </w:num>
  <w:num w:numId="8">
    <w:abstractNumId w:val="13"/>
  </w:num>
  <w:num w:numId="9">
    <w:abstractNumId w:val="6"/>
  </w:num>
  <w:num w:numId="10">
    <w:abstractNumId w:val="20"/>
  </w:num>
  <w:num w:numId="11">
    <w:abstractNumId w:val="19"/>
  </w:num>
  <w:num w:numId="12">
    <w:abstractNumId w:val="16"/>
  </w:num>
  <w:num w:numId="13">
    <w:abstractNumId w:val="24"/>
  </w:num>
  <w:num w:numId="14">
    <w:abstractNumId w:val="17"/>
  </w:num>
  <w:num w:numId="15">
    <w:abstractNumId w:val="23"/>
  </w:num>
  <w:num w:numId="16">
    <w:abstractNumId w:val="4"/>
  </w:num>
  <w:num w:numId="17">
    <w:abstractNumId w:val="2"/>
  </w:num>
  <w:num w:numId="18">
    <w:abstractNumId w:val="12"/>
  </w:num>
  <w:num w:numId="19">
    <w:abstractNumId w:val="11"/>
  </w:num>
  <w:num w:numId="20">
    <w:abstractNumId w:val="8"/>
  </w:num>
  <w:num w:numId="21">
    <w:abstractNumId w:val="1"/>
  </w:num>
  <w:num w:numId="22">
    <w:abstractNumId w:val="7"/>
  </w:num>
  <w:num w:numId="23">
    <w:abstractNumId w:val="9"/>
  </w:num>
  <w:num w:numId="24">
    <w:abstractNumId w:val="5"/>
  </w:num>
  <w:num w:numId="25">
    <w:abstractNumId w:val="15"/>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gacatia@hotmail.com">
    <w15:presenceInfo w15:providerId="Windows Live" w15:userId="ce23dc6cb11dc7a5"/>
  </w15:person>
  <w15:person w15:author="GDF">
    <w15:presenceInfo w15:providerId="None" w15:userId="GDF"/>
  </w15:person>
  <w15:person w15:author="Douglas Noronha">
    <w15:presenceInfo w15:providerId="Windows Live" w15:userId="1e6a228487b33862"/>
  </w15:person>
  <w15:person w15:author="Guilherme Neves">
    <w15:presenceInfo w15:providerId="Windows Live" w15:userId="4e67deee46829d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pt-BR" w:vendorID="64" w:dllVersion="0" w:nlCheck="1" w:checkStyle="0"/>
  <w:activeWritingStyle w:appName="MSWord" w:lang="en-US" w:vendorID="64" w:dllVersion="0" w:nlCheck="1" w:checkStyle="0"/>
  <w:activeWritingStyle w:appName="MSWord" w:lang="en-US" w:vendorID="64" w:dllVersion="6" w:nlCheck="1" w:checkStyle="1"/>
  <w:activeWritingStyle w:appName="MSWord" w:lang="pt-BR" w:vendorID="1" w:dllVersion="513" w:checkStyle="1"/>
  <w:revisionView w:markup="0" w:comments="0" w:insDel="0" w:formatting="0" w:inkAnnotations="0"/>
  <w:trackRevisions/>
  <w:defaultTabStop w:val="709"/>
  <w:hyphenationZone w:val="425"/>
  <w:drawingGridHorizontalSpacing w:val="120"/>
  <w:displayHorizontalDrawingGridEvery w:val="2"/>
  <w:noPunctuationKerning/>
  <w:characterSpacingControl w:val="doNotCompress"/>
  <w:hdrShapeDefaults>
    <o:shapedefaults v:ext="edit" spidmax="2049" style="v-text-anchor:middle" fillcolor="#00b0f0" strokecolor="none [3213]">
      <v:fill color="#00b0f0" opacity="39322f"/>
      <v:stroke color="none [3213]"/>
      <v:textbox inset="0,0,0,0"/>
      <o:colormru v:ext="edit" colors="#9f9,aqu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34D"/>
    <w:rsid w:val="0000016B"/>
    <w:rsid w:val="000009E1"/>
    <w:rsid w:val="0000160D"/>
    <w:rsid w:val="000024BB"/>
    <w:rsid w:val="000100ED"/>
    <w:rsid w:val="00011022"/>
    <w:rsid w:val="0001202E"/>
    <w:rsid w:val="0001497D"/>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406B"/>
    <w:rsid w:val="0002553B"/>
    <w:rsid w:val="00026B2A"/>
    <w:rsid w:val="000271F2"/>
    <w:rsid w:val="0002779B"/>
    <w:rsid w:val="00027833"/>
    <w:rsid w:val="00027C4C"/>
    <w:rsid w:val="00027CE7"/>
    <w:rsid w:val="0003065F"/>
    <w:rsid w:val="000307E4"/>
    <w:rsid w:val="00031EA5"/>
    <w:rsid w:val="00034C50"/>
    <w:rsid w:val="000356D5"/>
    <w:rsid w:val="000378C9"/>
    <w:rsid w:val="000378CB"/>
    <w:rsid w:val="00037C1D"/>
    <w:rsid w:val="00040DF6"/>
    <w:rsid w:val="000416E8"/>
    <w:rsid w:val="00041D44"/>
    <w:rsid w:val="00042C2A"/>
    <w:rsid w:val="00045CBB"/>
    <w:rsid w:val="000471BB"/>
    <w:rsid w:val="00047202"/>
    <w:rsid w:val="0004759B"/>
    <w:rsid w:val="00050312"/>
    <w:rsid w:val="00050F12"/>
    <w:rsid w:val="000518A4"/>
    <w:rsid w:val="000523EA"/>
    <w:rsid w:val="00052D0D"/>
    <w:rsid w:val="00054250"/>
    <w:rsid w:val="00054416"/>
    <w:rsid w:val="00056830"/>
    <w:rsid w:val="00057E4F"/>
    <w:rsid w:val="000608C7"/>
    <w:rsid w:val="000617C6"/>
    <w:rsid w:val="00062B54"/>
    <w:rsid w:val="00065105"/>
    <w:rsid w:val="00065A15"/>
    <w:rsid w:val="00065B8A"/>
    <w:rsid w:val="000673EC"/>
    <w:rsid w:val="00070183"/>
    <w:rsid w:val="000704D8"/>
    <w:rsid w:val="0007065D"/>
    <w:rsid w:val="000718E0"/>
    <w:rsid w:val="00071EA2"/>
    <w:rsid w:val="00072F78"/>
    <w:rsid w:val="00073418"/>
    <w:rsid w:val="00073B61"/>
    <w:rsid w:val="00074465"/>
    <w:rsid w:val="0007491F"/>
    <w:rsid w:val="00076535"/>
    <w:rsid w:val="000766AD"/>
    <w:rsid w:val="000778AE"/>
    <w:rsid w:val="00080513"/>
    <w:rsid w:val="0008156B"/>
    <w:rsid w:val="0008230A"/>
    <w:rsid w:val="000857C5"/>
    <w:rsid w:val="00085C40"/>
    <w:rsid w:val="000876AD"/>
    <w:rsid w:val="0009010B"/>
    <w:rsid w:val="0009082D"/>
    <w:rsid w:val="00090C40"/>
    <w:rsid w:val="00090CB8"/>
    <w:rsid w:val="00094577"/>
    <w:rsid w:val="0009466D"/>
    <w:rsid w:val="00096B7F"/>
    <w:rsid w:val="00096E53"/>
    <w:rsid w:val="00097A1C"/>
    <w:rsid w:val="000A192F"/>
    <w:rsid w:val="000A2D00"/>
    <w:rsid w:val="000A39DE"/>
    <w:rsid w:val="000A48B0"/>
    <w:rsid w:val="000A5A0C"/>
    <w:rsid w:val="000A6EC9"/>
    <w:rsid w:val="000B03E6"/>
    <w:rsid w:val="000B1079"/>
    <w:rsid w:val="000B1B6D"/>
    <w:rsid w:val="000B2714"/>
    <w:rsid w:val="000B4A11"/>
    <w:rsid w:val="000B546E"/>
    <w:rsid w:val="000B5CA7"/>
    <w:rsid w:val="000B6387"/>
    <w:rsid w:val="000B6700"/>
    <w:rsid w:val="000B72D4"/>
    <w:rsid w:val="000C0212"/>
    <w:rsid w:val="000C133B"/>
    <w:rsid w:val="000C31ED"/>
    <w:rsid w:val="000C3D18"/>
    <w:rsid w:val="000C5BFF"/>
    <w:rsid w:val="000D029B"/>
    <w:rsid w:val="000D15C7"/>
    <w:rsid w:val="000D1BA2"/>
    <w:rsid w:val="000D225D"/>
    <w:rsid w:val="000D3758"/>
    <w:rsid w:val="000D3FC8"/>
    <w:rsid w:val="000D7794"/>
    <w:rsid w:val="000E112D"/>
    <w:rsid w:val="000E2827"/>
    <w:rsid w:val="000E30F3"/>
    <w:rsid w:val="000E3A97"/>
    <w:rsid w:val="000E4CBD"/>
    <w:rsid w:val="000E5CF2"/>
    <w:rsid w:val="000E7B94"/>
    <w:rsid w:val="000F00FB"/>
    <w:rsid w:val="000F59BC"/>
    <w:rsid w:val="000F6556"/>
    <w:rsid w:val="000F7083"/>
    <w:rsid w:val="000F783D"/>
    <w:rsid w:val="00100D16"/>
    <w:rsid w:val="00100E6E"/>
    <w:rsid w:val="00101C73"/>
    <w:rsid w:val="00102CDF"/>
    <w:rsid w:val="0010379C"/>
    <w:rsid w:val="001075D7"/>
    <w:rsid w:val="00107AC7"/>
    <w:rsid w:val="00111022"/>
    <w:rsid w:val="00111A9A"/>
    <w:rsid w:val="0011208F"/>
    <w:rsid w:val="0011279A"/>
    <w:rsid w:val="00112CAC"/>
    <w:rsid w:val="0011317C"/>
    <w:rsid w:val="00114229"/>
    <w:rsid w:val="0011636E"/>
    <w:rsid w:val="001170A5"/>
    <w:rsid w:val="00117B12"/>
    <w:rsid w:val="00117E1B"/>
    <w:rsid w:val="00120800"/>
    <w:rsid w:val="00120D19"/>
    <w:rsid w:val="00121EBF"/>
    <w:rsid w:val="00121F70"/>
    <w:rsid w:val="00123CB3"/>
    <w:rsid w:val="00123FF5"/>
    <w:rsid w:val="00126424"/>
    <w:rsid w:val="0012799D"/>
    <w:rsid w:val="0013234C"/>
    <w:rsid w:val="001324CC"/>
    <w:rsid w:val="00134C13"/>
    <w:rsid w:val="00135B40"/>
    <w:rsid w:val="00136A9B"/>
    <w:rsid w:val="00137460"/>
    <w:rsid w:val="00140230"/>
    <w:rsid w:val="00140AA7"/>
    <w:rsid w:val="0014149A"/>
    <w:rsid w:val="00142E1D"/>
    <w:rsid w:val="00145688"/>
    <w:rsid w:val="00145ACC"/>
    <w:rsid w:val="00146621"/>
    <w:rsid w:val="00147234"/>
    <w:rsid w:val="001543F3"/>
    <w:rsid w:val="00154791"/>
    <w:rsid w:val="00154BAB"/>
    <w:rsid w:val="0015618C"/>
    <w:rsid w:val="00156311"/>
    <w:rsid w:val="00157801"/>
    <w:rsid w:val="00160A14"/>
    <w:rsid w:val="00161D8F"/>
    <w:rsid w:val="00162889"/>
    <w:rsid w:val="00162BFD"/>
    <w:rsid w:val="00162D81"/>
    <w:rsid w:val="001633FF"/>
    <w:rsid w:val="00163A7C"/>
    <w:rsid w:val="0016525A"/>
    <w:rsid w:val="00165F27"/>
    <w:rsid w:val="00167B0A"/>
    <w:rsid w:val="001703AC"/>
    <w:rsid w:val="00170DC2"/>
    <w:rsid w:val="00171A7A"/>
    <w:rsid w:val="001730DC"/>
    <w:rsid w:val="00173867"/>
    <w:rsid w:val="00173CA6"/>
    <w:rsid w:val="00176459"/>
    <w:rsid w:val="00176E49"/>
    <w:rsid w:val="00177B58"/>
    <w:rsid w:val="00180CC4"/>
    <w:rsid w:val="001810F5"/>
    <w:rsid w:val="0018110D"/>
    <w:rsid w:val="001826B3"/>
    <w:rsid w:val="00184406"/>
    <w:rsid w:val="00185774"/>
    <w:rsid w:val="00187189"/>
    <w:rsid w:val="001873F8"/>
    <w:rsid w:val="001878E8"/>
    <w:rsid w:val="001904DC"/>
    <w:rsid w:val="00190EB5"/>
    <w:rsid w:val="00195BB0"/>
    <w:rsid w:val="0019622B"/>
    <w:rsid w:val="00197E2C"/>
    <w:rsid w:val="001A14AF"/>
    <w:rsid w:val="001A3CC7"/>
    <w:rsid w:val="001A72F5"/>
    <w:rsid w:val="001A7BAA"/>
    <w:rsid w:val="001B122D"/>
    <w:rsid w:val="001B1C27"/>
    <w:rsid w:val="001B2459"/>
    <w:rsid w:val="001B2A42"/>
    <w:rsid w:val="001B2ADA"/>
    <w:rsid w:val="001B2E24"/>
    <w:rsid w:val="001B5D83"/>
    <w:rsid w:val="001B7BB1"/>
    <w:rsid w:val="001B7C6A"/>
    <w:rsid w:val="001C1BC2"/>
    <w:rsid w:val="001C237C"/>
    <w:rsid w:val="001C2527"/>
    <w:rsid w:val="001C3332"/>
    <w:rsid w:val="001C415D"/>
    <w:rsid w:val="001C43DA"/>
    <w:rsid w:val="001C5710"/>
    <w:rsid w:val="001C58B5"/>
    <w:rsid w:val="001C70E7"/>
    <w:rsid w:val="001D05A6"/>
    <w:rsid w:val="001D06EA"/>
    <w:rsid w:val="001D1EF6"/>
    <w:rsid w:val="001D3A94"/>
    <w:rsid w:val="001D3B53"/>
    <w:rsid w:val="001D4649"/>
    <w:rsid w:val="001D4DCD"/>
    <w:rsid w:val="001D570F"/>
    <w:rsid w:val="001D5930"/>
    <w:rsid w:val="001D626D"/>
    <w:rsid w:val="001D697D"/>
    <w:rsid w:val="001D723C"/>
    <w:rsid w:val="001D77B8"/>
    <w:rsid w:val="001E13C8"/>
    <w:rsid w:val="001E1B03"/>
    <w:rsid w:val="001E20B4"/>
    <w:rsid w:val="001E326C"/>
    <w:rsid w:val="001E350A"/>
    <w:rsid w:val="001E3DBE"/>
    <w:rsid w:val="001E40EE"/>
    <w:rsid w:val="001E54F8"/>
    <w:rsid w:val="001E7CA4"/>
    <w:rsid w:val="001F02A2"/>
    <w:rsid w:val="001F1D46"/>
    <w:rsid w:val="001F513F"/>
    <w:rsid w:val="001F7A15"/>
    <w:rsid w:val="001F7C03"/>
    <w:rsid w:val="001F7D78"/>
    <w:rsid w:val="00201E9D"/>
    <w:rsid w:val="00201EE5"/>
    <w:rsid w:val="00202338"/>
    <w:rsid w:val="00202ED0"/>
    <w:rsid w:val="00203AB8"/>
    <w:rsid w:val="002043BF"/>
    <w:rsid w:val="002045A8"/>
    <w:rsid w:val="002045FB"/>
    <w:rsid w:val="0020544C"/>
    <w:rsid w:val="002056AC"/>
    <w:rsid w:val="00206308"/>
    <w:rsid w:val="0020655A"/>
    <w:rsid w:val="002071C8"/>
    <w:rsid w:val="00207683"/>
    <w:rsid w:val="00207E8E"/>
    <w:rsid w:val="0021372A"/>
    <w:rsid w:val="00213888"/>
    <w:rsid w:val="00214348"/>
    <w:rsid w:val="00214DFE"/>
    <w:rsid w:val="00214E1F"/>
    <w:rsid w:val="00215A6E"/>
    <w:rsid w:val="00215A9B"/>
    <w:rsid w:val="0021730E"/>
    <w:rsid w:val="00217A35"/>
    <w:rsid w:val="00217E8B"/>
    <w:rsid w:val="00220007"/>
    <w:rsid w:val="002204F6"/>
    <w:rsid w:val="00220961"/>
    <w:rsid w:val="00221E28"/>
    <w:rsid w:val="00222B0D"/>
    <w:rsid w:val="00224577"/>
    <w:rsid w:val="0022488B"/>
    <w:rsid w:val="00225073"/>
    <w:rsid w:val="002252FA"/>
    <w:rsid w:val="002262BE"/>
    <w:rsid w:val="00226603"/>
    <w:rsid w:val="00231CBA"/>
    <w:rsid w:val="002327F0"/>
    <w:rsid w:val="00232E30"/>
    <w:rsid w:val="00232E80"/>
    <w:rsid w:val="002338A1"/>
    <w:rsid w:val="00233FC7"/>
    <w:rsid w:val="002355ED"/>
    <w:rsid w:val="00236A03"/>
    <w:rsid w:val="002376B5"/>
    <w:rsid w:val="00237E74"/>
    <w:rsid w:val="002405BC"/>
    <w:rsid w:val="002415C4"/>
    <w:rsid w:val="00241826"/>
    <w:rsid w:val="00246A50"/>
    <w:rsid w:val="00246C20"/>
    <w:rsid w:val="00246E4A"/>
    <w:rsid w:val="002503C1"/>
    <w:rsid w:val="00250AC4"/>
    <w:rsid w:val="0025115B"/>
    <w:rsid w:val="002512F6"/>
    <w:rsid w:val="00251AC0"/>
    <w:rsid w:val="00253642"/>
    <w:rsid w:val="00253928"/>
    <w:rsid w:val="00253F01"/>
    <w:rsid w:val="00255D3E"/>
    <w:rsid w:val="002578B7"/>
    <w:rsid w:val="00257976"/>
    <w:rsid w:val="0026204A"/>
    <w:rsid w:val="0026217A"/>
    <w:rsid w:val="002624A1"/>
    <w:rsid w:val="002628C3"/>
    <w:rsid w:val="00263C55"/>
    <w:rsid w:val="00263DED"/>
    <w:rsid w:val="00263F22"/>
    <w:rsid w:val="00264940"/>
    <w:rsid w:val="0026583F"/>
    <w:rsid w:val="00266CB7"/>
    <w:rsid w:val="00266CFB"/>
    <w:rsid w:val="00267666"/>
    <w:rsid w:val="0027124A"/>
    <w:rsid w:val="0027227D"/>
    <w:rsid w:val="0027238B"/>
    <w:rsid w:val="002730EE"/>
    <w:rsid w:val="002731D8"/>
    <w:rsid w:val="0027471C"/>
    <w:rsid w:val="0027514A"/>
    <w:rsid w:val="002800C0"/>
    <w:rsid w:val="00281128"/>
    <w:rsid w:val="0028235E"/>
    <w:rsid w:val="00282E6A"/>
    <w:rsid w:val="00283290"/>
    <w:rsid w:val="002835DE"/>
    <w:rsid w:val="00283A2B"/>
    <w:rsid w:val="00283A4E"/>
    <w:rsid w:val="00284D32"/>
    <w:rsid w:val="002850BE"/>
    <w:rsid w:val="0028527B"/>
    <w:rsid w:val="00286C1E"/>
    <w:rsid w:val="0028795F"/>
    <w:rsid w:val="00287DCC"/>
    <w:rsid w:val="0029119A"/>
    <w:rsid w:val="00292E8A"/>
    <w:rsid w:val="0029353D"/>
    <w:rsid w:val="00293787"/>
    <w:rsid w:val="00294060"/>
    <w:rsid w:val="00294844"/>
    <w:rsid w:val="0029653B"/>
    <w:rsid w:val="00296DE2"/>
    <w:rsid w:val="002A0396"/>
    <w:rsid w:val="002A0AAF"/>
    <w:rsid w:val="002A15E6"/>
    <w:rsid w:val="002A216C"/>
    <w:rsid w:val="002A27AD"/>
    <w:rsid w:val="002A4D55"/>
    <w:rsid w:val="002A574E"/>
    <w:rsid w:val="002A5CD0"/>
    <w:rsid w:val="002A6966"/>
    <w:rsid w:val="002A7FB0"/>
    <w:rsid w:val="002B05E4"/>
    <w:rsid w:val="002B0AE8"/>
    <w:rsid w:val="002B26BE"/>
    <w:rsid w:val="002B4944"/>
    <w:rsid w:val="002B5C21"/>
    <w:rsid w:val="002C0618"/>
    <w:rsid w:val="002C0FB3"/>
    <w:rsid w:val="002C13FD"/>
    <w:rsid w:val="002C20D0"/>
    <w:rsid w:val="002C2E0C"/>
    <w:rsid w:val="002C42FD"/>
    <w:rsid w:val="002C5D5D"/>
    <w:rsid w:val="002C6005"/>
    <w:rsid w:val="002C6F52"/>
    <w:rsid w:val="002D39B1"/>
    <w:rsid w:val="002D4077"/>
    <w:rsid w:val="002D4BA2"/>
    <w:rsid w:val="002D528E"/>
    <w:rsid w:val="002D7795"/>
    <w:rsid w:val="002D7AB7"/>
    <w:rsid w:val="002E0300"/>
    <w:rsid w:val="002E0890"/>
    <w:rsid w:val="002E0A84"/>
    <w:rsid w:val="002E1741"/>
    <w:rsid w:val="002E29BA"/>
    <w:rsid w:val="002E2FD5"/>
    <w:rsid w:val="002E3125"/>
    <w:rsid w:val="002E3371"/>
    <w:rsid w:val="002E3F87"/>
    <w:rsid w:val="002E481F"/>
    <w:rsid w:val="002E4D0D"/>
    <w:rsid w:val="002F4C15"/>
    <w:rsid w:val="002F5955"/>
    <w:rsid w:val="002F59D3"/>
    <w:rsid w:val="002F62BA"/>
    <w:rsid w:val="003008CF"/>
    <w:rsid w:val="003017A5"/>
    <w:rsid w:val="003021F0"/>
    <w:rsid w:val="0030615E"/>
    <w:rsid w:val="0030616F"/>
    <w:rsid w:val="003072DA"/>
    <w:rsid w:val="00307F51"/>
    <w:rsid w:val="00310366"/>
    <w:rsid w:val="003124B4"/>
    <w:rsid w:val="00312DC7"/>
    <w:rsid w:val="00313255"/>
    <w:rsid w:val="0031377A"/>
    <w:rsid w:val="0031421F"/>
    <w:rsid w:val="003147C7"/>
    <w:rsid w:val="003161AB"/>
    <w:rsid w:val="00316907"/>
    <w:rsid w:val="00316E51"/>
    <w:rsid w:val="003202E9"/>
    <w:rsid w:val="003209DB"/>
    <w:rsid w:val="003216E3"/>
    <w:rsid w:val="00321CC2"/>
    <w:rsid w:val="00322370"/>
    <w:rsid w:val="00322F6F"/>
    <w:rsid w:val="003236A1"/>
    <w:rsid w:val="0032478C"/>
    <w:rsid w:val="003253EA"/>
    <w:rsid w:val="00325B2C"/>
    <w:rsid w:val="0033002E"/>
    <w:rsid w:val="003314EC"/>
    <w:rsid w:val="00332E4B"/>
    <w:rsid w:val="00333E50"/>
    <w:rsid w:val="003349FC"/>
    <w:rsid w:val="00335FBD"/>
    <w:rsid w:val="00337D66"/>
    <w:rsid w:val="00343139"/>
    <w:rsid w:val="00345D99"/>
    <w:rsid w:val="00347F82"/>
    <w:rsid w:val="00352859"/>
    <w:rsid w:val="00352CDE"/>
    <w:rsid w:val="00353156"/>
    <w:rsid w:val="003549EA"/>
    <w:rsid w:val="00354ECD"/>
    <w:rsid w:val="003555BA"/>
    <w:rsid w:val="00355D15"/>
    <w:rsid w:val="00357141"/>
    <w:rsid w:val="00357526"/>
    <w:rsid w:val="00357CE6"/>
    <w:rsid w:val="00362132"/>
    <w:rsid w:val="003629B0"/>
    <w:rsid w:val="00363A21"/>
    <w:rsid w:val="003656A9"/>
    <w:rsid w:val="003656FD"/>
    <w:rsid w:val="00365D22"/>
    <w:rsid w:val="00366C90"/>
    <w:rsid w:val="00367278"/>
    <w:rsid w:val="00367A70"/>
    <w:rsid w:val="003722A9"/>
    <w:rsid w:val="0037247B"/>
    <w:rsid w:val="00372CD9"/>
    <w:rsid w:val="00372EDE"/>
    <w:rsid w:val="00373521"/>
    <w:rsid w:val="00374C77"/>
    <w:rsid w:val="00375853"/>
    <w:rsid w:val="00377FDB"/>
    <w:rsid w:val="00380BDD"/>
    <w:rsid w:val="0038183A"/>
    <w:rsid w:val="00381A45"/>
    <w:rsid w:val="00382B7C"/>
    <w:rsid w:val="0038410F"/>
    <w:rsid w:val="003854D2"/>
    <w:rsid w:val="00385C64"/>
    <w:rsid w:val="00386AF2"/>
    <w:rsid w:val="003871C8"/>
    <w:rsid w:val="0039085A"/>
    <w:rsid w:val="00391124"/>
    <w:rsid w:val="00391B2B"/>
    <w:rsid w:val="00391BDE"/>
    <w:rsid w:val="00392D05"/>
    <w:rsid w:val="00393FFE"/>
    <w:rsid w:val="003941EC"/>
    <w:rsid w:val="00394BA2"/>
    <w:rsid w:val="00394CC8"/>
    <w:rsid w:val="00395534"/>
    <w:rsid w:val="00396594"/>
    <w:rsid w:val="00396E3F"/>
    <w:rsid w:val="003979D3"/>
    <w:rsid w:val="003A0E7C"/>
    <w:rsid w:val="003A18D0"/>
    <w:rsid w:val="003A3207"/>
    <w:rsid w:val="003A3ED4"/>
    <w:rsid w:val="003A419C"/>
    <w:rsid w:val="003A45A0"/>
    <w:rsid w:val="003A699E"/>
    <w:rsid w:val="003A6F45"/>
    <w:rsid w:val="003A7176"/>
    <w:rsid w:val="003B2EA6"/>
    <w:rsid w:val="003B4A86"/>
    <w:rsid w:val="003B50E1"/>
    <w:rsid w:val="003C188D"/>
    <w:rsid w:val="003C4E07"/>
    <w:rsid w:val="003C61D2"/>
    <w:rsid w:val="003C7920"/>
    <w:rsid w:val="003D2BB3"/>
    <w:rsid w:val="003D3499"/>
    <w:rsid w:val="003D3665"/>
    <w:rsid w:val="003D455D"/>
    <w:rsid w:val="003D50AF"/>
    <w:rsid w:val="003D5504"/>
    <w:rsid w:val="003D595A"/>
    <w:rsid w:val="003D62C5"/>
    <w:rsid w:val="003D677D"/>
    <w:rsid w:val="003E400A"/>
    <w:rsid w:val="003E448A"/>
    <w:rsid w:val="003E7EE2"/>
    <w:rsid w:val="003F3CDB"/>
    <w:rsid w:val="003F4214"/>
    <w:rsid w:val="003F4455"/>
    <w:rsid w:val="003F493A"/>
    <w:rsid w:val="003F4C3E"/>
    <w:rsid w:val="003F4E9A"/>
    <w:rsid w:val="003F60AB"/>
    <w:rsid w:val="003F6AB9"/>
    <w:rsid w:val="003F7253"/>
    <w:rsid w:val="003F72BC"/>
    <w:rsid w:val="00401148"/>
    <w:rsid w:val="00402849"/>
    <w:rsid w:val="004048CE"/>
    <w:rsid w:val="00404F9A"/>
    <w:rsid w:val="0040587A"/>
    <w:rsid w:val="004068FB"/>
    <w:rsid w:val="004069FC"/>
    <w:rsid w:val="00406AFE"/>
    <w:rsid w:val="004100C9"/>
    <w:rsid w:val="00410A23"/>
    <w:rsid w:val="00410AC8"/>
    <w:rsid w:val="00410D12"/>
    <w:rsid w:val="00410E6D"/>
    <w:rsid w:val="00411B29"/>
    <w:rsid w:val="00412504"/>
    <w:rsid w:val="00412C95"/>
    <w:rsid w:val="004133A7"/>
    <w:rsid w:val="00415E36"/>
    <w:rsid w:val="0041616C"/>
    <w:rsid w:val="004163F7"/>
    <w:rsid w:val="00417104"/>
    <w:rsid w:val="00420213"/>
    <w:rsid w:val="0042057B"/>
    <w:rsid w:val="00420584"/>
    <w:rsid w:val="00420C35"/>
    <w:rsid w:val="004223D2"/>
    <w:rsid w:val="00423858"/>
    <w:rsid w:val="00424FC5"/>
    <w:rsid w:val="004268CF"/>
    <w:rsid w:val="00426FA7"/>
    <w:rsid w:val="0042728D"/>
    <w:rsid w:val="00427377"/>
    <w:rsid w:val="0042781F"/>
    <w:rsid w:val="00430466"/>
    <w:rsid w:val="00430536"/>
    <w:rsid w:val="00431175"/>
    <w:rsid w:val="00431762"/>
    <w:rsid w:val="00432945"/>
    <w:rsid w:val="00434B4B"/>
    <w:rsid w:val="00434C08"/>
    <w:rsid w:val="00435041"/>
    <w:rsid w:val="00436F76"/>
    <w:rsid w:val="00437C93"/>
    <w:rsid w:val="004402E4"/>
    <w:rsid w:val="00440563"/>
    <w:rsid w:val="004407C2"/>
    <w:rsid w:val="00440EDD"/>
    <w:rsid w:val="00441746"/>
    <w:rsid w:val="00441F80"/>
    <w:rsid w:val="004425CB"/>
    <w:rsid w:val="00442CC1"/>
    <w:rsid w:val="004432CE"/>
    <w:rsid w:val="00444510"/>
    <w:rsid w:val="00447D51"/>
    <w:rsid w:val="0045034D"/>
    <w:rsid w:val="004508EE"/>
    <w:rsid w:val="00452260"/>
    <w:rsid w:val="0045252F"/>
    <w:rsid w:val="0045263B"/>
    <w:rsid w:val="00453FA4"/>
    <w:rsid w:val="00454223"/>
    <w:rsid w:val="00454A0A"/>
    <w:rsid w:val="0045619B"/>
    <w:rsid w:val="0045633F"/>
    <w:rsid w:val="00457902"/>
    <w:rsid w:val="00460C9E"/>
    <w:rsid w:val="00461B1F"/>
    <w:rsid w:val="004625B0"/>
    <w:rsid w:val="004626B0"/>
    <w:rsid w:val="00463228"/>
    <w:rsid w:val="004633A6"/>
    <w:rsid w:val="00464B4E"/>
    <w:rsid w:val="00464DC9"/>
    <w:rsid w:val="004657F7"/>
    <w:rsid w:val="004658F4"/>
    <w:rsid w:val="00466230"/>
    <w:rsid w:val="00466B4E"/>
    <w:rsid w:val="004677C5"/>
    <w:rsid w:val="00472539"/>
    <w:rsid w:val="00472A2D"/>
    <w:rsid w:val="004743F6"/>
    <w:rsid w:val="00474C4E"/>
    <w:rsid w:val="004755CA"/>
    <w:rsid w:val="004761BD"/>
    <w:rsid w:val="00476705"/>
    <w:rsid w:val="0047792E"/>
    <w:rsid w:val="00477EEA"/>
    <w:rsid w:val="00481FFD"/>
    <w:rsid w:val="004822FB"/>
    <w:rsid w:val="00483F15"/>
    <w:rsid w:val="00484F5C"/>
    <w:rsid w:val="0048744B"/>
    <w:rsid w:val="00490C32"/>
    <w:rsid w:val="004912E3"/>
    <w:rsid w:val="004920F6"/>
    <w:rsid w:val="00492BE8"/>
    <w:rsid w:val="0049316A"/>
    <w:rsid w:val="004936FB"/>
    <w:rsid w:val="00493C79"/>
    <w:rsid w:val="004959F3"/>
    <w:rsid w:val="004A126C"/>
    <w:rsid w:val="004A1659"/>
    <w:rsid w:val="004A3D30"/>
    <w:rsid w:val="004A3E53"/>
    <w:rsid w:val="004A4762"/>
    <w:rsid w:val="004A53A9"/>
    <w:rsid w:val="004A6563"/>
    <w:rsid w:val="004A6E64"/>
    <w:rsid w:val="004B02D0"/>
    <w:rsid w:val="004B0816"/>
    <w:rsid w:val="004B0FF0"/>
    <w:rsid w:val="004B275D"/>
    <w:rsid w:val="004B3602"/>
    <w:rsid w:val="004B755E"/>
    <w:rsid w:val="004C06C2"/>
    <w:rsid w:val="004C14C9"/>
    <w:rsid w:val="004C26D8"/>
    <w:rsid w:val="004C27A1"/>
    <w:rsid w:val="004C47F4"/>
    <w:rsid w:val="004C538F"/>
    <w:rsid w:val="004C5A52"/>
    <w:rsid w:val="004C6387"/>
    <w:rsid w:val="004C664B"/>
    <w:rsid w:val="004C7C2B"/>
    <w:rsid w:val="004D14CB"/>
    <w:rsid w:val="004D18A2"/>
    <w:rsid w:val="004D39C3"/>
    <w:rsid w:val="004D4951"/>
    <w:rsid w:val="004D56EF"/>
    <w:rsid w:val="004D5C3A"/>
    <w:rsid w:val="004D6190"/>
    <w:rsid w:val="004D6C35"/>
    <w:rsid w:val="004E0787"/>
    <w:rsid w:val="004E1AE9"/>
    <w:rsid w:val="004E4284"/>
    <w:rsid w:val="004E669C"/>
    <w:rsid w:val="004E7576"/>
    <w:rsid w:val="004E75A4"/>
    <w:rsid w:val="004F1D5E"/>
    <w:rsid w:val="004F2518"/>
    <w:rsid w:val="004F32EB"/>
    <w:rsid w:val="004F362C"/>
    <w:rsid w:val="004F4231"/>
    <w:rsid w:val="004F5D88"/>
    <w:rsid w:val="004F69AF"/>
    <w:rsid w:val="00500B57"/>
    <w:rsid w:val="00502DC6"/>
    <w:rsid w:val="005034C4"/>
    <w:rsid w:val="00504685"/>
    <w:rsid w:val="005050C9"/>
    <w:rsid w:val="005072EC"/>
    <w:rsid w:val="00507970"/>
    <w:rsid w:val="005108C3"/>
    <w:rsid w:val="00510F5E"/>
    <w:rsid w:val="005114A6"/>
    <w:rsid w:val="00512BD3"/>
    <w:rsid w:val="00512C60"/>
    <w:rsid w:val="00514ED1"/>
    <w:rsid w:val="005156C3"/>
    <w:rsid w:val="00515DB1"/>
    <w:rsid w:val="005163A2"/>
    <w:rsid w:val="00516723"/>
    <w:rsid w:val="00516CA4"/>
    <w:rsid w:val="00517472"/>
    <w:rsid w:val="00520687"/>
    <w:rsid w:val="005207D2"/>
    <w:rsid w:val="00521E01"/>
    <w:rsid w:val="005221E4"/>
    <w:rsid w:val="005222AA"/>
    <w:rsid w:val="005225B9"/>
    <w:rsid w:val="00523498"/>
    <w:rsid w:val="00523AFD"/>
    <w:rsid w:val="00524075"/>
    <w:rsid w:val="00525BD2"/>
    <w:rsid w:val="005263D2"/>
    <w:rsid w:val="00527993"/>
    <w:rsid w:val="00531AC0"/>
    <w:rsid w:val="00531EB6"/>
    <w:rsid w:val="00532807"/>
    <w:rsid w:val="005334D1"/>
    <w:rsid w:val="00533D71"/>
    <w:rsid w:val="00537425"/>
    <w:rsid w:val="00541332"/>
    <w:rsid w:val="00541463"/>
    <w:rsid w:val="00541E20"/>
    <w:rsid w:val="005428B3"/>
    <w:rsid w:val="00544D34"/>
    <w:rsid w:val="00544E41"/>
    <w:rsid w:val="00544EEB"/>
    <w:rsid w:val="00545053"/>
    <w:rsid w:val="00545817"/>
    <w:rsid w:val="00547768"/>
    <w:rsid w:val="005506C8"/>
    <w:rsid w:val="005510AC"/>
    <w:rsid w:val="0055362A"/>
    <w:rsid w:val="0055493B"/>
    <w:rsid w:val="00554BDE"/>
    <w:rsid w:val="00554ECD"/>
    <w:rsid w:val="00555369"/>
    <w:rsid w:val="00555CFA"/>
    <w:rsid w:val="005605FE"/>
    <w:rsid w:val="0056185E"/>
    <w:rsid w:val="005622AF"/>
    <w:rsid w:val="0056275B"/>
    <w:rsid w:val="00564CA3"/>
    <w:rsid w:val="0056728E"/>
    <w:rsid w:val="00567813"/>
    <w:rsid w:val="00567F36"/>
    <w:rsid w:val="0057178A"/>
    <w:rsid w:val="00572759"/>
    <w:rsid w:val="00573321"/>
    <w:rsid w:val="0057381B"/>
    <w:rsid w:val="00576D24"/>
    <w:rsid w:val="00576E84"/>
    <w:rsid w:val="00577EB8"/>
    <w:rsid w:val="00582088"/>
    <w:rsid w:val="00582752"/>
    <w:rsid w:val="00582898"/>
    <w:rsid w:val="00582BED"/>
    <w:rsid w:val="005843EA"/>
    <w:rsid w:val="00584BF8"/>
    <w:rsid w:val="005856F2"/>
    <w:rsid w:val="00587773"/>
    <w:rsid w:val="00590D00"/>
    <w:rsid w:val="00591476"/>
    <w:rsid w:val="00592DC1"/>
    <w:rsid w:val="00593865"/>
    <w:rsid w:val="005949C5"/>
    <w:rsid w:val="00597B37"/>
    <w:rsid w:val="00597D36"/>
    <w:rsid w:val="005A1A57"/>
    <w:rsid w:val="005A1D52"/>
    <w:rsid w:val="005A2E25"/>
    <w:rsid w:val="005A2FF0"/>
    <w:rsid w:val="005A314A"/>
    <w:rsid w:val="005A37DD"/>
    <w:rsid w:val="005A3834"/>
    <w:rsid w:val="005A4540"/>
    <w:rsid w:val="005A6D17"/>
    <w:rsid w:val="005A6DC7"/>
    <w:rsid w:val="005A797C"/>
    <w:rsid w:val="005A798F"/>
    <w:rsid w:val="005B06EB"/>
    <w:rsid w:val="005B0C17"/>
    <w:rsid w:val="005B0D33"/>
    <w:rsid w:val="005B1C48"/>
    <w:rsid w:val="005B1FCB"/>
    <w:rsid w:val="005B2F3D"/>
    <w:rsid w:val="005B3772"/>
    <w:rsid w:val="005B487C"/>
    <w:rsid w:val="005B59F7"/>
    <w:rsid w:val="005B6000"/>
    <w:rsid w:val="005B7600"/>
    <w:rsid w:val="005B7C22"/>
    <w:rsid w:val="005C0246"/>
    <w:rsid w:val="005C2346"/>
    <w:rsid w:val="005C2AA1"/>
    <w:rsid w:val="005C3070"/>
    <w:rsid w:val="005C495D"/>
    <w:rsid w:val="005C546E"/>
    <w:rsid w:val="005C67CB"/>
    <w:rsid w:val="005C6C1C"/>
    <w:rsid w:val="005C6FAB"/>
    <w:rsid w:val="005C7764"/>
    <w:rsid w:val="005D023B"/>
    <w:rsid w:val="005D14C3"/>
    <w:rsid w:val="005D171E"/>
    <w:rsid w:val="005D2E1D"/>
    <w:rsid w:val="005D3040"/>
    <w:rsid w:val="005D4202"/>
    <w:rsid w:val="005D6252"/>
    <w:rsid w:val="005D6705"/>
    <w:rsid w:val="005D73EB"/>
    <w:rsid w:val="005E0D6D"/>
    <w:rsid w:val="005E12BF"/>
    <w:rsid w:val="005E2531"/>
    <w:rsid w:val="005E4472"/>
    <w:rsid w:val="005E4870"/>
    <w:rsid w:val="005E5618"/>
    <w:rsid w:val="005E57FC"/>
    <w:rsid w:val="005E5B3D"/>
    <w:rsid w:val="005E6936"/>
    <w:rsid w:val="005E6AF1"/>
    <w:rsid w:val="005E6BE4"/>
    <w:rsid w:val="005E7A9B"/>
    <w:rsid w:val="005F02DC"/>
    <w:rsid w:val="005F41C6"/>
    <w:rsid w:val="005F421E"/>
    <w:rsid w:val="005F43D1"/>
    <w:rsid w:val="005F642F"/>
    <w:rsid w:val="005F6849"/>
    <w:rsid w:val="005F6C7B"/>
    <w:rsid w:val="005F6DA8"/>
    <w:rsid w:val="005F6E43"/>
    <w:rsid w:val="005F70BC"/>
    <w:rsid w:val="00601F08"/>
    <w:rsid w:val="00601F60"/>
    <w:rsid w:val="00603107"/>
    <w:rsid w:val="006041DD"/>
    <w:rsid w:val="00605674"/>
    <w:rsid w:val="00605E9E"/>
    <w:rsid w:val="00606DD5"/>
    <w:rsid w:val="006075BA"/>
    <w:rsid w:val="00607B04"/>
    <w:rsid w:val="00610885"/>
    <w:rsid w:val="00613240"/>
    <w:rsid w:val="00617BCE"/>
    <w:rsid w:val="00621F7E"/>
    <w:rsid w:val="00622A43"/>
    <w:rsid w:val="00622B4C"/>
    <w:rsid w:val="00623213"/>
    <w:rsid w:val="00624038"/>
    <w:rsid w:val="006244FD"/>
    <w:rsid w:val="00625B58"/>
    <w:rsid w:val="00627294"/>
    <w:rsid w:val="00627353"/>
    <w:rsid w:val="00630EFD"/>
    <w:rsid w:val="0063300F"/>
    <w:rsid w:val="0063364B"/>
    <w:rsid w:val="00633753"/>
    <w:rsid w:val="00633A22"/>
    <w:rsid w:val="00633CBF"/>
    <w:rsid w:val="00633F6F"/>
    <w:rsid w:val="006342F7"/>
    <w:rsid w:val="006360D2"/>
    <w:rsid w:val="00636B31"/>
    <w:rsid w:val="00640B05"/>
    <w:rsid w:val="00640B52"/>
    <w:rsid w:val="00641350"/>
    <w:rsid w:val="00641DDF"/>
    <w:rsid w:val="006428ED"/>
    <w:rsid w:val="0064320E"/>
    <w:rsid w:val="00644CBB"/>
    <w:rsid w:val="006466D9"/>
    <w:rsid w:val="00646C4A"/>
    <w:rsid w:val="006508A2"/>
    <w:rsid w:val="00650CE9"/>
    <w:rsid w:val="0065310E"/>
    <w:rsid w:val="006538CD"/>
    <w:rsid w:val="00655754"/>
    <w:rsid w:val="00657245"/>
    <w:rsid w:val="0065748C"/>
    <w:rsid w:val="00660507"/>
    <w:rsid w:val="00660E6D"/>
    <w:rsid w:val="00661C8F"/>
    <w:rsid w:val="006621CE"/>
    <w:rsid w:val="00662430"/>
    <w:rsid w:val="006627DB"/>
    <w:rsid w:val="00663063"/>
    <w:rsid w:val="00663B02"/>
    <w:rsid w:val="006650FD"/>
    <w:rsid w:val="0066557B"/>
    <w:rsid w:val="0066594A"/>
    <w:rsid w:val="00666781"/>
    <w:rsid w:val="00666B3E"/>
    <w:rsid w:val="006675A0"/>
    <w:rsid w:val="00670F43"/>
    <w:rsid w:val="00671B3C"/>
    <w:rsid w:val="006721E6"/>
    <w:rsid w:val="00672835"/>
    <w:rsid w:val="006736B1"/>
    <w:rsid w:val="006739AE"/>
    <w:rsid w:val="006779CC"/>
    <w:rsid w:val="00677ECB"/>
    <w:rsid w:val="006812CB"/>
    <w:rsid w:val="00681BEE"/>
    <w:rsid w:val="00684430"/>
    <w:rsid w:val="006849DF"/>
    <w:rsid w:val="00685769"/>
    <w:rsid w:val="00686641"/>
    <w:rsid w:val="00686A61"/>
    <w:rsid w:val="006878FE"/>
    <w:rsid w:val="006879F0"/>
    <w:rsid w:val="00691D0A"/>
    <w:rsid w:val="00691E39"/>
    <w:rsid w:val="00691F5A"/>
    <w:rsid w:val="006927ED"/>
    <w:rsid w:val="0069599B"/>
    <w:rsid w:val="00696293"/>
    <w:rsid w:val="006973CA"/>
    <w:rsid w:val="006A0F7D"/>
    <w:rsid w:val="006A179B"/>
    <w:rsid w:val="006A19C2"/>
    <w:rsid w:val="006A1DBD"/>
    <w:rsid w:val="006A20F1"/>
    <w:rsid w:val="006A2542"/>
    <w:rsid w:val="006A3F9E"/>
    <w:rsid w:val="006A46CF"/>
    <w:rsid w:val="006A5128"/>
    <w:rsid w:val="006A525B"/>
    <w:rsid w:val="006A6072"/>
    <w:rsid w:val="006A687D"/>
    <w:rsid w:val="006A705D"/>
    <w:rsid w:val="006B1315"/>
    <w:rsid w:val="006B18FC"/>
    <w:rsid w:val="006B19D2"/>
    <w:rsid w:val="006B2A38"/>
    <w:rsid w:val="006B367E"/>
    <w:rsid w:val="006B3AA3"/>
    <w:rsid w:val="006B4C21"/>
    <w:rsid w:val="006B50E3"/>
    <w:rsid w:val="006B59DE"/>
    <w:rsid w:val="006B754F"/>
    <w:rsid w:val="006B76F3"/>
    <w:rsid w:val="006B7F3A"/>
    <w:rsid w:val="006C07B7"/>
    <w:rsid w:val="006C09A0"/>
    <w:rsid w:val="006C172A"/>
    <w:rsid w:val="006C3ECA"/>
    <w:rsid w:val="006C5089"/>
    <w:rsid w:val="006C5110"/>
    <w:rsid w:val="006C68E3"/>
    <w:rsid w:val="006D0469"/>
    <w:rsid w:val="006D1186"/>
    <w:rsid w:val="006D15A9"/>
    <w:rsid w:val="006D3E79"/>
    <w:rsid w:val="006D3E7E"/>
    <w:rsid w:val="006D4E17"/>
    <w:rsid w:val="006D4E3C"/>
    <w:rsid w:val="006D64CF"/>
    <w:rsid w:val="006D7822"/>
    <w:rsid w:val="006E08F9"/>
    <w:rsid w:val="006E29B2"/>
    <w:rsid w:val="006E4D75"/>
    <w:rsid w:val="006E5C68"/>
    <w:rsid w:val="006E7BEB"/>
    <w:rsid w:val="006F000C"/>
    <w:rsid w:val="006F188E"/>
    <w:rsid w:val="006F2F7B"/>
    <w:rsid w:val="006F4327"/>
    <w:rsid w:val="006F4E91"/>
    <w:rsid w:val="006F52EC"/>
    <w:rsid w:val="006F533C"/>
    <w:rsid w:val="006F582F"/>
    <w:rsid w:val="006F68F8"/>
    <w:rsid w:val="006F7A18"/>
    <w:rsid w:val="00702153"/>
    <w:rsid w:val="00702D54"/>
    <w:rsid w:val="00702D93"/>
    <w:rsid w:val="00704412"/>
    <w:rsid w:val="0070500D"/>
    <w:rsid w:val="00710AC3"/>
    <w:rsid w:val="007135A7"/>
    <w:rsid w:val="00713FCB"/>
    <w:rsid w:val="00714C69"/>
    <w:rsid w:val="007159AA"/>
    <w:rsid w:val="00715AF3"/>
    <w:rsid w:val="0071774A"/>
    <w:rsid w:val="00721B7E"/>
    <w:rsid w:val="0072404A"/>
    <w:rsid w:val="0072426F"/>
    <w:rsid w:val="00724EA8"/>
    <w:rsid w:val="0072627C"/>
    <w:rsid w:val="00726C46"/>
    <w:rsid w:val="0073085D"/>
    <w:rsid w:val="00730F0E"/>
    <w:rsid w:val="0073110A"/>
    <w:rsid w:val="00731353"/>
    <w:rsid w:val="00731B2A"/>
    <w:rsid w:val="00732955"/>
    <w:rsid w:val="00735428"/>
    <w:rsid w:val="00736439"/>
    <w:rsid w:val="00740489"/>
    <w:rsid w:val="007405C6"/>
    <w:rsid w:val="007414D0"/>
    <w:rsid w:val="007414E4"/>
    <w:rsid w:val="0074155A"/>
    <w:rsid w:val="00741F0D"/>
    <w:rsid w:val="00741FD8"/>
    <w:rsid w:val="0074329E"/>
    <w:rsid w:val="00744B12"/>
    <w:rsid w:val="00745090"/>
    <w:rsid w:val="007450BB"/>
    <w:rsid w:val="00745A2E"/>
    <w:rsid w:val="007474AB"/>
    <w:rsid w:val="00751DAC"/>
    <w:rsid w:val="0075365A"/>
    <w:rsid w:val="00753896"/>
    <w:rsid w:val="00753DB7"/>
    <w:rsid w:val="00754739"/>
    <w:rsid w:val="00755184"/>
    <w:rsid w:val="00755222"/>
    <w:rsid w:val="0075739C"/>
    <w:rsid w:val="007579CD"/>
    <w:rsid w:val="00760EE3"/>
    <w:rsid w:val="007612D6"/>
    <w:rsid w:val="0076264E"/>
    <w:rsid w:val="00762D29"/>
    <w:rsid w:val="007631DC"/>
    <w:rsid w:val="00763FC8"/>
    <w:rsid w:val="007653C2"/>
    <w:rsid w:val="00765F66"/>
    <w:rsid w:val="00766B5C"/>
    <w:rsid w:val="00766E85"/>
    <w:rsid w:val="00767847"/>
    <w:rsid w:val="007707AC"/>
    <w:rsid w:val="007732E2"/>
    <w:rsid w:val="00773723"/>
    <w:rsid w:val="00774E39"/>
    <w:rsid w:val="00776D61"/>
    <w:rsid w:val="007779BB"/>
    <w:rsid w:val="00780317"/>
    <w:rsid w:val="00781731"/>
    <w:rsid w:val="00782183"/>
    <w:rsid w:val="00782F8A"/>
    <w:rsid w:val="0078355D"/>
    <w:rsid w:val="00783ED0"/>
    <w:rsid w:val="00784C15"/>
    <w:rsid w:val="0079114C"/>
    <w:rsid w:val="007915B2"/>
    <w:rsid w:val="00794536"/>
    <w:rsid w:val="00795A87"/>
    <w:rsid w:val="007965E8"/>
    <w:rsid w:val="00797987"/>
    <w:rsid w:val="007A1C28"/>
    <w:rsid w:val="007A250B"/>
    <w:rsid w:val="007A2720"/>
    <w:rsid w:val="007A33D5"/>
    <w:rsid w:val="007A3495"/>
    <w:rsid w:val="007A350B"/>
    <w:rsid w:val="007A697A"/>
    <w:rsid w:val="007A6EF4"/>
    <w:rsid w:val="007B10AD"/>
    <w:rsid w:val="007B2971"/>
    <w:rsid w:val="007B489E"/>
    <w:rsid w:val="007B494A"/>
    <w:rsid w:val="007B4F94"/>
    <w:rsid w:val="007B5BFF"/>
    <w:rsid w:val="007B7A6E"/>
    <w:rsid w:val="007C0D1A"/>
    <w:rsid w:val="007C25E4"/>
    <w:rsid w:val="007C2E5B"/>
    <w:rsid w:val="007C5E1B"/>
    <w:rsid w:val="007D195F"/>
    <w:rsid w:val="007D23AF"/>
    <w:rsid w:val="007D271E"/>
    <w:rsid w:val="007D4886"/>
    <w:rsid w:val="007D7C52"/>
    <w:rsid w:val="007E021F"/>
    <w:rsid w:val="007E0996"/>
    <w:rsid w:val="007E11F8"/>
    <w:rsid w:val="007E166B"/>
    <w:rsid w:val="007E1D24"/>
    <w:rsid w:val="007E59F2"/>
    <w:rsid w:val="007F067B"/>
    <w:rsid w:val="007F0F4E"/>
    <w:rsid w:val="007F24CA"/>
    <w:rsid w:val="007F36CE"/>
    <w:rsid w:val="007F3E22"/>
    <w:rsid w:val="007F4C73"/>
    <w:rsid w:val="007F4FD9"/>
    <w:rsid w:val="007F5ECB"/>
    <w:rsid w:val="007F6031"/>
    <w:rsid w:val="00802CC1"/>
    <w:rsid w:val="00802D91"/>
    <w:rsid w:val="00803056"/>
    <w:rsid w:val="00803BBA"/>
    <w:rsid w:val="00803BC1"/>
    <w:rsid w:val="00803D1E"/>
    <w:rsid w:val="008041D6"/>
    <w:rsid w:val="0080537B"/>
    <w:rsid w:val="00806F7A"/>
    <w:rsid w:val="008102FF"/>
    <w:rsid w:val="008125E7"/>
    <w:rsid w:val="008128DB"/>
    <w:rsid w:val="008136D0"/>
    <w:rsid w:val="00814BA1"/>
    <w:rsid w:val="00815624"/>
    <w:rsid w:val="00816560"/>
    <w:rsid w:val="00820154"/>
    <w:rsid w:val="00820988"/>
    <w:rsid w:val="008220B1"/>
    <w:rsid w:val="00822AA5"/>
    <w:rsid w:val="00823945"/>
    <w:rsid w:val="00823A46"/>
    <w:rsid w:val="00825ABB"/>
    <w:rsid w:val="00827527"/>
    <w:rsid w:val="00827FF8"/>
    <w:rsid w:val="00830376"/>
    <w:rsid w:val="00831248"/>
    <w:rsid w:val="00831C39"/>
    <w:rsid w:val="008327DB"/>
    <w:rsid w:val="00832B05"/>
    <w:rsid w:val="008341AA"/>
    <w:rsid w:val="00835894"/>
    <w:rsid w:val="00836F32"/>
    <w:rsid w:val="00837304"/>
    <w:rsid w:val="00840590"/>
    <w:rsid w:val="00841A6A"/>
    <w:rsid w:val="00844625"/>
    <w:rsid w:val="0084715A"/>
    <w:rsid w:val="008511BD"/>
    <w:rsid w:val="008517CD"/>
    <w:rsid w:val="0085282D"/>
    <w:rsid w:val="00854934"/>
    <w:rsid w:val="00855170"/>
    <w:rsid w:val="008553E7"/>
    <w:rsid w:val="00855DEB"/>
    <w:rsid w:val="00856DAA"/>
    <w:rsid w:val="00857CA6"/>
    <w:rsid w:val="00860DE0"/>
    <w:rsid w:val="00861AD7"/>
    <w:rsid w:val="00861DCD"/>
    <w:rsid w:val="00862652"/>
    <w:rsid w:val="008629FF"/>
    <w:rsid w:val="008631A1"/>
    <w:rsid w:val="00863E97"/>
    <w:rsid w:val="00865F4A"/>
    <w:rsid w:val="00865F7F"/>
    <w:rsid w:val="00867D86"/>
    <w:rsid w:val="00873542"/>
    <w:rsid w:val="008737B3"/>
    <w:rsid w:val="0087380C"/>
    <w:rsid w:val="00875948"/>
    <w:rsid w:val="008776B1"/>
    <w:rsid w:val="00880F45"/>
    <w:rsid w:val="00881602"/>
    <w:rsid w:val="00881953"/>
    <w:rsid w:val="00887B6F"/>
    <w:rsid w:val="00891610"/>
    <w:rsid w:val="00891BCD"/>
    <w:rsid w:val="00893DFF"/>
    <w:rsid w:val="00894682"/>
    <w:rsid w:val="00894775"/>
    <w:rsid w:val="008965B5"/>
    <w:rsid w:val="00897248"/>
    <w:rsid w:val="008A0628"/>
    <w:rsid w:val="008A3A0A"/>
    <w:rsid w:val="008A50D3"/>
    <w:rsid w:val="008A6153"/>
    <w:rsid w:val="008A7384"/>
    <w:rsid w:val="008B01D0"/>
    <w:rsid w:val="008B1399"/>
    <w:rsid w:val="008B2302"/>
    <w:rsid w:val="008B26E0"/>
    <w:rsid w:val="008B2EA4"/>
    <w:rsid w:val="008B3539"/>
    <w:rsid w:val="008B4587"/>
    <w:rsid w:val="008B4DA6"/>
    <w:rsid w:val="008B4E6F"/>
    <w:rsid w:val="008B5D7C"/>
    <w:rsid w:val="008B60F0"/>
    <w:rsid w:val="008B6D74"/>
    <w:rsid w:val="008B7213"/>
    <w:rsid w:val="008B737C"/>
    <w:rsid w:val="008C070A"/>
    <w:rsid w:val="008C0F4A"/>
    <w:rsid w:val="008C174A"/>
    <w:rsid w:val="008C2C6A"/>
    <w:rsid w:val="008C2FD4"/>
    <w:rsid w:val="008C3F8A"/>
    <w:rsid w:val="008C5511"/>
    <w:rsid w:val="008C5F4D"/>
    <w:rsid w:val="008C6098"/>
    <w:rsid w:val="008C6C9B"/>
    <w:rsid w:val="008C7332"/>
    <w:rsid w:val="008C7BE1"/>
    <w:rsid w:val="008D0070"/>
    <w:rsid w:val="008D07EF"/>
    <w:rsid w:val="008D36E7"/>
    <w:rsid w:val="008D4744"/>
    <w:rsid w:val="008D53F4"/>
    <w:rsid w:val="008D59E3"/>
    <w:rsid w:val="008D5E78"/>
    <w:rsid w:val="008D7022"/>
    <w:rsid w:val="008D7CBA"/>
    <w:rsid w:val="008E0112"/>
    <w:rsid w:val="008E1614"/>
    <w:rsid w:val="008E1740"/>
    <w:rsid w:val="008E18E1"/>
    <w:rsid w:val="008E26CF"/>
    <w:rsid w:val="008E66AB"/>
    <w:rsid w:val="008E6847"/>
    <w:rsid w:val="008E710B"/>
    <w:rsid w:val="008E7C61"/>
    <w:rsid w:val="008F001B"/>
    <w:rsid w:val="008F043A"/>
    <w:rsid w:val="008F1491"/>
    <w:rsid w:val="008F36A7"/>
    <w:rsid w:val="008F7614"/>
    <w:rsid w:val="00900217"/>
    <w:rsid w:val="00900AA2"/>
    <w:rsid w:val="00901825"/>
    <w:rsid w:val="00901988"/>
    <w:rsid w:val="00901CA0"/>
    <w:rsid w:val="00904996"/>
    <w:rsid w:val="009059B3"/>
    <w:rsid w:val="0090702D"/>
    <w:rsid w:val="00907602"/>
    <w:rsid w:val="00910E00"/>
    <w:rsid w:val="00912EF1"/>
    <w:rsid w:val="009157A4"/>
    <w:rsid w:val="009174BA"/>
    <w:rsid w:val="00917F88"/>
    <w:rsid w:val="00920353"/>
    <w:rsid w:val="00920D27"/>
    <w:rsid w:val="00921E11"/>
    <w:rsid w:val="009224BA"/>
    <w:rsid w:val="00923AD1"/>
    <w:rsid w:val="00923CAB"/>
    <w:rsid w:val="00924A46"/>
    <w:rsid w:val="00924EDE"/>
    <w:rsid w:val="009278DA"/>
    <w:rsid w:val="00930A5E"/>
    <w:rsid w:val="009322CE"/>
    <w:rsid w:val="00934BB6"/>
    <w:rsid w:val="00934FDB"/>
    <w:rsid w:val="00937294"/>
    <w:rsid w:val="00937A5D"/>
    <w:rsid w:val="00940CC1"/>
    <w:rsid w:val="0094211E"/>
    <w:rsid w:val="00943562"/>
    <w:rsid w:val="00944C9F"/>
    <w:rsid w:val="009465FC"/>
    <w:rsid w:val="009503D5"/>
    <w:rsid w:val="00950881"/>
    <w:rsid w:val="00952F84"/>
    <w:rsid w:val="00953DD4"/>
    <w:rsid w:val="00954789"/>
    <w:rsid w:val="009548BD"/>
    <w:rsid w:val="0095522D"/>
    <w:rsid w:val="009554C0"/>
    <w:rsid w:val="009561F2"/>
    <w:rsid w:val="009563D6"/>
    <w:rsid w:val="00957380"/>
    <w:rsid w:val="009573EE"/>
    <w:rsid w:val="00957842"/>
    <w:rsid w:val="00960322"/>
    <w:rsid w:val="00961760"/>
    <w:rsid w:val="00961D53"/>
    <w:rsid w:val="0096248B"/>
    <w:rsid w:val="00962704"/>
    <w:rsid w:val="009630A1"/>
    <w:rsid w:val="00964C69"/>
    <w:rsid w:val="009652C3"/>
    <w:rsid w:val="0096656E"/>
    <w:rsid w:val="00967925"/>
    <w:rsid w:val="00967D6F"/>
    <w:rsid w:val="0097106B"/>
    <w:rsid w:val="00971A60"/>
    <w:rsid w:val="00971D66"/>
    <w:rsid w:val="00974765"/>
    <w:rsid w:val="00974C61"/>
    <w:rsid w:val="00975FB7"/>
    <w:rsid w:val="009775B6"/>
    <w:rsid w:val="00977EE0"/>
    <w:rsid w:val="00977F0E"/>
    <w:rsid w:val="00981A33"/>
    <w:rsid w:val="00985526"/>
    <w:rsid w:val="00985991"/>
    <w:rsid w:val="00985B1D"/>
    <w:rsid w:val="00985F26"/>
    <w:rsid w:val="0098626A"/>
    <w:rsid w:val="0098639C"/>
    <w:rsid w:val="00986D9B"/>
    <w:rsid w:val="0098733A"/>
    <w:rsid w:val="00987971"/>
    <w:rsid w:val="00990C7B"/>
    <w:rsid w:val="00991B9D"/>
    <w:rsid w:val="00993606"/>
    <w:rsid w:val="00993A41"/>
    <w:rsid w:val="00993CE6"/>
    <w:rsid w:val="00994DC3"/>
    <w:rsid w:val="00994EFE"/>
    <w:rsid w:val="00996019"/>
    <w:rsid w:val="009963A0"/>
    <w:rsid w:val="0099751B"/>
    <w:rsid w:val="00997675"/>
    <w:rsid w:val="00997766"/>
    <w:rsid w:val="009A05D2"/>
    <w:rsid w:val="009A0CD6"/>
    <w:rsid w:val="009A3B56"/>
    <w:rsid w:val="009A48DB"/>
    <w:rsid w:val="009A5221"/>
    <w:rsid w:val="009A580A"/>
    <w:rsid w:val="009A7118"/>
    <w:rsid w:val="009A7B0D"/>
    <w:rsid w:val="009B00B1"/>
    <w:rsid w:val="009B10EA"/>
    <w:rsid w:val="009B39BE"/>
    <w:rsid w:val="009B39C3"/>
    <w:rsid w:val="009B3DDC"/>
    <w:rsid w:val="009B3FDA"/>
    <w:rsid w:val="009B41FC"/>
    <w:rsid w:val="009B4542"/>
    <w:rsid w:val="009B489C"/>
    <w:rsid w:val="009B56C3"/>
    <w:rsid w:val="009B72AC"/>
    <w:rsid w:val="009C2120"/>
    <w:rsid w:val="009C3347"/>
    <w:rsid w:val="009C4458"/>
    <w:rsid w:val="009C510A"/>
    <w:rsid w:val="009C5A5E"/>
    <w:rsid w:val="009C60CB"/>
    <w:rsid w:val="009C6839"/>
    <w:rsid w:val="009C75B3"/>
    <w:rsid w:val="009C7DC9"/>
    <w:rsid w:val="009D095F"/>
    <w:rsid w:val="009D1931"/>
    <w:rsid w:val="009D207D"/>
    <w:rsid w:val="009D3453"/>
    <w:rsid w:val="009D3492"/>
    <w:rsid w:val="009D34ED"/>
    <w:rsid w:val="009D366A"/>
    <w:rsid w:val="009D477C"/>
    <w:rsid w:val="009D4A05"/>
    <w:rsid w:val="009D4B1F"/>
    <w:rsid w:val="009E04D5"/>
    <w:rsid w:val="009E056C"/>
    <w:rsid w:val="009E0D6D"/>
    <w:rsid w:val="009E118B"/>
    <w:rsid w:val="009E1CAC"/>
    <w:rsid w:val="009E1D57"/>
    <w:rsid w:val="009E2057"/>
    <w:rsid w:val="009E20E4"/>
    <w:rsid w:val="009E2CDE"/>
    <w:rsid w:val="009E3F82"/>
    <w:rsid w:val="009E5018"/>
    <w:rsid w:val="009E7809"/>
    <w:rsid w:val="009F0209"/>
    <w:rsid w:val="009F05CC"/>
    <w:rsid w:val="009F10FF"/>
    <w:rsid w:val="009F239B"/>
    <w:rsid w:val="009F3FDA"/>
    <w:rsid w:val="009F4E70"/>
    <w:rsid w:val="009F520D"/>
    <w:rsid w:val="009F7904"/>
    <w:rsid w:val="009F7D8F"/>
    <w:rsid w:val="00A00773"/>
    <w:rsid w:val="00A00857"/>
    <w:rsid w:val="00A02095"/>
    <w:rsid w:val="00A03273"/>
    <w:rsid w:val="00A035E8"/>
    <w:rsid w:val="00A038AC"/>
    <w:rsid w:val="00A038E7"/>
    <w:rsid w:val="00A04536"/>
    <w:rsid w:val="00A05413"/>
    <w:rsid w:val="00A05F30"/>
    <w:rsid w:val="00A06896"/>
    <w:rsid w:val="00A10038"/>
    <w:rsid w:val="00A113C4"/>
    <w:rsid w:val="00A12246"/>
    <w:rsid w:val="00A13A88"/>
    <w:rsid w:val="00A17A1A"/>
    <w:rsid w:val="00A17C07"/>
    <w:rsid w:val="00A21A51"/>
    <w:rsid w:val="00A2346E"/>
    <w:rsid w:val="00A256AF"/>
    <w:rsid w:val="00A26874"/>
    <w:rsid w:val="00A26A1D"/>
    <w:rsid w:val="00A271A9"/>
    <w:rsid w:val="00A277B2"/>
    <w:rsid w:val="00A30FF9"/>
    <w:rsid w:val="00A3215D"/>
    <w:rsid w:val="00A34618"/>
    <w:rsid w:val="00A349D7"/>
    <w:rsid w:val="00A34FCB"/>
    <w:rsid w:val="00A40117"/>
    <w:rsid w:val="00A41CBC"/>
    <w:rsid w:val="00A42652"/>
    <w:rsid w:val="00A435DE"/>
    <w:rsid w:val="00A43CCB"/>
    <w:rsid w:val="00A442F4"/>
    <w:rsid w:val="00A46968"/>
    <w:rsid w:val="00A474E1"/>
    <w:rsid w:val="00A47C63"/>
    <w:rsid w:val="00A50711"/>
    <w:rsid w:val="00A51001"/>
    <w:rsid w:val="00A51870"/>
    <w:rsid w:val="00A53827"/>
    <w:rsid w:val="00A53B86"/>
    <w:rsid w:val="00A54CDA"/>
    <w:rsid w:val="00A550E0"/>
    <w:rsid w:val="00A60D89"/>
    <w:rsid w:val="00A61D3D"/>
    <w:rsid w:val="00A6356F"/>
    <w:rsid w:val="00A653A1"/>
    <w:rsid w:val="00A65529"/>
    <w:rsid w:val="00A66CC5"/>
    <w:rsid w:val="00A67317"/>
    <w:rsid w:val="00A6766B"/>
    <w:rsid w:val="00A735A0"/>
    <w:rsid w:val="00A758AC"/>
    <w:rsid w:val="00A77348"/>
    <w:rsid w:val="00A7770A"/>
    <w:rsid w:val="00A77CB6"/>
    <w:rsid w:val="00A82345"/>
    <w:rsid w:val="00A824D8"/>
    <w:rsid w:val="00A831A7"/>
    <w:rsid w:val="00A83A7D"/>
    <w:rsid w:val="00A842BA"/>
    <w:rsid w:val="00A84664"/>
    <w:rsid w:val="00A859A6"/>
    <w:rsid w:val="00A85D1A"/>
    <w:rsid w:val="00A87ED7"/>
    <w:rsid w:val="00A9021A"/>
    <w:rsid w:val="00A90B90"/>
    <w:rsid w:val="00A9150D"/>
    <w:rsid w:val="00A919A3"/>
    <w:rsid w:val="00A928CE"/>
    <w:rsid w:val="00A9447D"/>
    <w:rsid w:val="00A949C0"/>
    <w:rsid w:val="00A94B50"/>
    <w:rsid w:val="00A95215"/>
    <w:rsid w:val="00A95A29"/>
    <w:rsid w:val="00A960C0"/>
    <w:rsid w:val="00A97267"/>
    <w:rsid w:val="00AA003F"/>
    <w:rsid w:val="00AA0184"/>
    <w:rsid w:val="00AA060E"/>
    <w:rsid w:val="00AA28E4"/>
    <w:rsid w:val="00AA3574"/>
    <w:rsid w:val="00AA396B"/>
    <w:rsid w:val="00AA468F"/>
    <w:rsid w:val="00AB06BA"/>
    <w:rsid w:val="00AB0ED1"/>
    <w:rsid w:val="00AB195C"/>
    <w:rsid w:val="00AB1F24"/>
    <w:rsid w:val="00AB2875"/>
    <w:rsid w:val="00AB3B7F"/>
    <w:rsid w:val="00AB4463"/>
    <w:rsid w:val="00AB45DC"/>
    <w:rsid w:val="00AB4725"/>
    <w:rsid w:val="00AB4CF4"/>
    <w:rsid w:val="00AB530D"/>
    <w:rsid w:val="00AB5429"/>
    <w:rsid w:val="00AB55EC"/>
    <w:rsid w:val="00AB5A25"/>
    <w:rsid w:val="00AB6129"/>
    <w:rsid w:val="00AB7F54"/>
    <w:rsid w:val="00AB7FB8"/>
    <w:rsid w:val="00AB7FE9"/>
    <w:rsid w:val="00AC108F"/>
    <w:rsid w:val="00AC16AE"/>
    <w:rsid w:val="00AC3611"/>
    <w:rsid w:val="00AC364A"/>
    <w:rsid w:val="00AC440E"/>
    <w:rsid w:val="00AC50E5"/>
    <w:rsid w:val="00AC5389"/>
    <w:rsid w:val="00AC6244"/>
    <w:rsid w:val="00AC6722"/>
    <w:rsid w:val="00AC6FF2"/>
    <w:rsid w:val="00AC711B"/>
    <w:rsid w:val="00AC77B4"/>
    <w:rsid w:val="00AC7DD0"/>
    <w:rsid w:val="00AD0443"/>
    <w:rsid w:val="00AD0817"/>
    <w:rsid w:val="00AD0C12"/>
    <w:rsid w:val="00AD47CB"/>
    <w:rsid w:val="00AD48C2"/>
    <w:rsid w:val="00AD4B0F"/>
    <w:rsid w:val="00AD527B"/>
    <w:rsid w:val="00AD55AD"/>
    <w:rsid w:val="00AD70B0"/>
    <w:rsid w:val="00AD7949"/>
    <w:rsid w:val="00AE007A"/>
    <w:rsid w:val="00AE3712"/>
    <w:rsid w:val="00AE4C86"/>
    <w:rsid w:val="00AE56CF"/>
    <w:rsid w:val="00AE710D"/>
    <w:rsid w:val="00AE74AD"/>
    <w:rsid w:val="00AE7E1C"/>
    <w:rsid w:val="00AF0784"/>
    <w:rsid w:val="00AF1EB7"/>
    <w:rsid w:val="00AF2EED"/>
    <w:rsid w:val="00AF31B2"/>
    <w:rsid w:val="00AF365D"/>
    <w:rsid w:val="00AF4E31"/>
    <w:rsid w:val="00AF5008"/>
    <w:rsid w:val="00AF53E2"/>
    <w:rsid w:val="00AF5B62"/>
    <w:rsid w:val="00AF70F0"/>
    <w:rsid w:val="00AF7DFB"/>
    <w:rsid w:val="00AF7FDF"/>
    <w:rsid w:val="00B00162"/>
    <w:rsid w:val="00B00B56"/>
    <w:rsid w:val="00B00BCE"/>
    <w:rsid w:val="00B00BD9"/>
    <w:rsid w:val="00B05110"/>
    <w:rsid w:val="00B05ABD"/>
    <w:rsid w:val="00B05F21"/>
    <w:rsid w:val="00B0783F"/>
    <w:rsid w:val="00B11617"/>
    <w:rsid w:val="00B11F7D"/>
    <w:rsid w:val="00B12827"/>
    <w:rsid w:val="00B135D4"/>
    <w:rsid w:val="00B16214"/>
    <w:rsid w:val="00B16887"/>
    <w:rsid w:val="00B21351"/>
    <w:rsid w:val="00B22191"/>
    <w:rsid w:val="00B238AF"/>
    <w:rsid w:val="00B23D86"/>
    <w:rsid w:val="00B23ECA"/>
    <w:rsid w:val="00B25816"/>
    <w:rsid w:val="00B27075"/>
    <w:rsid w:val="00B324AC"/>
    <w:rsid w:val="00B338A9"/>
    <w:rsid w:val="00B37118"/>
    <w:rsid w:val="00B401A3"/>
    <w:rsid w:val="00B40CD8"/>
    <w:rsid w:val="00B40D88"/>
    <w:rsid w:val="00B41086"/>
    <w:rsid w:val="00B4404F"/>
    <w:rsid w:val="00B4448A"/>
    <w:rsid w:val="00B4449C"/>
    <w:rsid w:val="00B455CC"/>
    <w:rsid w:val="00B45789"/>
    <w:rsid w:val="00B478AF"/>
    <w:rsid w:val="00B50914"/>
    <w:rsid w:val="00B5092A"/>
    <w:rsid w:val="00B50B12"/>
    <w:rsid w:val="00B50B5A"/>
    <w:rsid w:val="00B542CB"/>
    <w:rsid w:val="00B554DC"/>
    <w:rsid w:val="00B55761"/>
    <w:rsid w:val="00B562B3"/>
    <w:rsid w:val="00B56E9D"/>
    <w:rsid w:val="00B56F3A"/>
    <w:rsid w:val="00B601BE"/>
    <w:rsid w:val="00B61FD1"/>
    <w:rsid w:val="00B62B03"/>
    <w:rsid w:val="00B62DD5"/>
    <w:rsid w:val="00B630AF"/>
    <w:rsid w:val="00B632BC"/>
    <w:rsid w:val="00B636CD"/>
    <w:rsid w:val="00B64BE7"/>
    <w:rsid w:val="00B67C36"/>
    <w:rsid w:val="00B704C1"/>
    <w:rsid w:val="00B70C58"/>
    <w:rsid w:val="00B710C4"/>
    <w:rsid w:val="00B7200E"/>
    <w:rsid w:val="00B723BC"/>
    <w:rsid w:val="00B74704"/>
    <w:rsid w:val="00B806EE"/>
    <w:rsid w:val="00B80E64"/>
    <w:rsid w:val="00B81864"/>
    <w:rsid w:val="00B82713"/>
    <w:rsid w:val="00B82DFE"/>
    <w:rsid w:val="00B84544"/>
    <w:rsid w:val="00B84E5C"/>
    <w:rsid w:val="00B85459"/>
    <w:rsid w:val="00B85987"/>
    <w:rsid w:val="00B85B51"/>
    <w:rsid w:val="00B87748"/>
    <w:rsid w:val="00B9032D"/>
    <w:rsid w:val="00B9319C"/>
    <w:rsid w:val="00B93705"/>
    <w:rsid w:val="00B94D78"/>
    <w:rsid w:val="00B9516C"/>
    <w:rsid w:val="00B96D3D"/>
    <w:rsid w:val="00BA04FE"/>
    <w:rsid w:val="00BA0A46"/>
    <w:rsid w:val="00BA22E4"/>
    <w:rsid w:val="00BA398B"/>
    <w:rsid w:val="00BA644A"/>
    <w:rsid w:val="00BA7143"/>
    <w:rsid w:val="00BB0749"/>
    <w:rsid w:val="00BB290D"/>
    <w:rsid w:val="00BB2BD4"/>
    <w:rsid w:val="00BB3231"/>
    <w:rsid w:val="00BB3AE5"/>
    <w:rsid w:val="00BB3D95"/>
    <w:rsid w:val="00BB6DBF"/>
    <w:rsid w:val="00BC04DD"/>
    <w:rsid w:val="00BC1013"/>
    <w:rsid w:val="00BC10EF"/>
    <w:rsid w:val="00BC16B2"/>
    <w:rsid w:val="00BC1733"/>
    <w:rsid w:val="00BC2096"/>
    <w:rsid w:val="00BC2195"/>
    <w:rsid w:val="00BC2550"/>
    <w:rsid w:val="00BC2748"/>
    <w:rsid w:val="00BC2CE0"/>
    <w:rsid w:val="00BC3688"/>
    <w:rsid w:val="00BC4CEC"/>
    <w:rsid w:val="00BC4D75"/>
    <w:rsid w:val="00BC5626"/>
    <w:rsid w:val="00BC5C18"/>
    <w:rsid w:val="00BC5FA8"/>
    <w:rsid w:val="00BD07B1"/>
    <w:rsid w:val="00BD0885"/>
    <w:rsid w:val="00BD0E0E"/>
    <w:rsid w:val="00BD2301"/>
    <w:rsid w:val="00BD24E9"/>
    <w:rsid w:val="00BD3049"/>
    <w:rsid w:val="00BD3BFC"/>
    <w:rsid w:val="00BD3FBD"/>
    <w:rsid w:val="00BD564A"/>
    <w:rsid w:val="00BD6E85"/>
    <w:rsid w:val="00BD7F49"/>
    <w:rsid w:val="00BE0799"/>
    <w:rsid w:val="00BE1657"/>
    <w:rsid w:val="00BE24FD"/>
    <w:rsid w:val="00BE2566"/>
    <w:rsid w:val="00BE46EF"/>
    <w:rsid w:val="00BE773C"/>
    <w:rsid w:val="00BE7763"/>
    <w:rsid w:val="00BE7F85"/>
    <w:rsid w:val="00BF095B"/>
    <w:rsid w:val="00BF5871"/>
    <w:rsid w:val="00BF63FB"/>
    <w:rsid w:val="00BF6675"/>
    <w:rsid w:val="00BF7CCC"/>
    <w:rsid w:val="00C00EFD"/>
    <w:rsid w:val="00C01D51"/>
    <w:rsid w:val="00C02FA2"/>
    <w:rsid w:val="00C043EA"/>
    <w:rsid w:val="00C050EC"/>
    <w:rsid w:val="00C05BAA"/>
    <w:rsid w:val="00C05C91"/>
    <w:rsid w:val="00C0763A"/>
    <w:rsid w:val="00C120E1"/>
    <w:rsid w:val="00C13DD3"/>
    <w:rsid w:val="00C14081"/>
    <w:rsid w:val="00C145A3"/>
    <w:rsid w:val="00C16F76"/>
    <w:rsid w:val="00C20375"/>
    <w:rsid w:val="00C20916"/>
    <w:rsid w:val="00C216CB"/>
    <w:rsid w:val="00C21792"/>
    <w:rsid w:val="00C226A6"/>
    <w:rsid w:val="00C232D2"/>
    <w:rsid w:val="00C23860"/>
    <w:rsid w:val="00C25831"/>
    <w:rsid w:val="00C25ADA"/>
    <w:rsid w:val="00C264D8"/>
    <w:rsid w:val="00C265B1"/>
    <w:rsid w:val="00C26A3C"/>
    <w:rsid w:val="00C26F55"/>
    <w:rsid w:val="00C277D2"/>
    <w:rsid w:val="00C30220"/>
    <w:rsid w:val="00C308E2"/>
    <w:rsid w:val="00C31341"/>
    <w:rsid w:val="00C330C5"/>
    <w:rsid w:val="00C34ED4"/>
    <w:rsid w:val="00C35BFC"/>
    <w:rsid w:val="00C35EE7"/>
    <w:rsid w:val="00C3662D"/>
    <w:rsid w:val="00C378E9"/>
    <w:rsid w:val="00C41A12"/>
    <w:rsid w:val="00C425FF"/>
    <w:rsid w:val="00C43417"/>
    <w:rsid w:val="00C43C87"/>
    <w:rsid w:val="00C4615B"/>
    <w:rsid w:val="00C46811"/>
    <w:rsid w:val="00C4794F"/>
    <w:rsid w:val="00C47CD2"/>
    <w:rsid w:val="00C504E4"/>
    <w:rsid w:val="00C5150E"/>
    <w:rsid w:val="00C517EA"/>
    <w:rsid w:val="00C52C28"/>
    <w:rsid w:val="00C53424"/>
    <w:rsid w:val="00C55125"/>
    <w:rsid w:val="00C556BE"/>
    <w:rsid w:val="00C5770F"/>
    <w:rsid w:val="00C57E39"/>
    <w:rsid w:val="00C601E2"/>
    <w:rsid w:val="00C62D0C"/>
    <w:rsid w:val="00C64345"/>
    <w:rsid w:val="00C64A7A"/>
    <w:rsid w:val="00C65D69"/>
    <w:rsid w:val="00C65E71"/>
    <w:rsid w:val="00C6730A"/>
    <w:rsid w:val="00C6797E"/>
    <w:rsid w:val="00C70D78"/>
    <w:rsid w:val="00C713E9"/>
    <w:rsid w:val="00C7401E"/>
    <w:rsid w:val="00C74467"/>
    <w:rsid w:val="00C7472C"/>
    <w:rsid w:val="00C74A33"/>
    <w:rsid w:val="00C76C33"/>
    <w:rsid w:val="00C77028"/>
    <w:rsid w:val="00C77B2C"/>
    <w:rsid w:val="00C80096"/>
    <w:rsid w:val="00C8207D"/>
    <w:rsid w:val="00C849F8"/>
    <w:rsid w:val="00C85A79"/>
    <w:rsid w:val="00C85B26"/>
    <w:rsid w:val="00C863AC"/>
    <w:rsid w:val="00C87946"/>
    <w:rsid w:val="00C90EDE"/>
    <w:rsid w:val="00C91B24"/>
    <w:rsid w:val="00C91F17"/>
    <w:rsid w:val="00C9265D"/>
    <w:rsid w:val="00C93A03"/>
    <w:rsid w:val="00C93EFA"/>
    <w:rsid w:val="00C951F2"/>
    <w:rsid w:val="00C95F0E"/>
    <w:rsid w:val="00C95F67"/>
    <w:rsid w:val="00C9699B"/>
    <w:rsid w:val="00C97335"/>
    <w:rsid w:val="00CA10AA"/>
    <w:rsid w:val="00CA18BE"/>
    <w:rsid w:val="00CA2D27"/>
    <w:rsid w:val="00CA2EC1"/>
    <w:rsid w:val="00CA3612"/>
    <w:rsid w:val="00CA4747"/>
    <w:rsid w:val="00CA7132"/>
    <w:rsid w:val="00CA7556"/>
    <w:rsid w:val="00CA79F3"/>
    <w:rsid w:val="00CA7A9C"/>
    <w:rsid w:val="00CB03CB"/>
    <w:rsid w:val="00CB1519"/>
    <w:rsid w:val="00CB1DB5"/>
    <w:rsid w:val="00CB2F46"/>
    <w:rsid w:val="00CB2F4B"/>
    <w:rsid w:val="00CB462D"/>
    <w:rsid w:val="00CB49B9"/>
    <w:rsid w:val="00CB4AC6"/>
    <w:rsid w:val="00CB4F93"/>
    <w:rsid w:val="00CB516E"/>
    <w:rsid w:val="00CB5A87"/>
    <w:rsid w:val="00CB684A"/>
    <w:rsid w:val="00CB7605"/>
    <w:rsid w:val="00CB7CAD"/>
    <w:rsid w:val="00CC11AF"/>
    <w:rsid w:val="00CC1218"/>
    <w:rsid w:val="00CC1340"/>
    <w:rsid w:val="00CC1FD8"/>
    <w:rsid w:val="00CC27F5"/>
    <w:rsid w:val="00CC300F"/>
    <w:rsid w:val="00CC52E9"/>
    <w:rsid w:val="00CC741E"/>
    <w:rsid w:val="00CD082B"/>
    <w:rsid w:val="00CD11D6"/>
    <w:rsid w:val="00CD13F1"/>
    <w:rsid w:val="00CD1D46"/>
    <w:rsid w:val="00CD3BD8"/>
    <w:rsid w:val="00CD424F"/>
    <w:rsid w:val="00CD4AEF"/>
    <w:rsid w:val="00CD5C3E"/>
    <w:rsid w:val="00CD6364"/>
    <w:rsid w:val="00CD764F"/>
    <w:rsid w:val="00CE0192"/>
    <w:rsid w:val="00CE19BB"/>
    <w:rsid w:val="00CE1B83"/>
    <w:rsid w:val="00CE28CC"/>
    <w:rsid w:val="00CE29A1"/>
    <w:rsid w:val="00CE34B8"/>
    <w:rsid w:val="00CE3E4F"/>
    <w:rsid w:val="00CE5BFF"/>
    <w:rsid w:val="00CE61FC"/>
    <w:rsid w:val="00CE693F"/>
    <w:rsid w:val="00CE6AEE"/>
    <w:rsid w:val="00CF0089"/>
    <w:rsid w:val="00CF17F2"/>
    <w:rsid w:val="00CF3BAE"/>
    <w:rsid w:val="00CF3F64"/>
    <w:rsid w:val="00CF465B"/>
    <w:rsid w:val="00D0272A"/>
    <w:rsid w:val="00D02BE9"/>
    <w:rsid w:val="00D037C9"/>
    <w:rsid w:val="00D0412D"/>
    <w:rsid w:val="00D04922"/>
    <w:rsid w:val="00D06987"/>
    <w:rsid w:val="00D0725A"/>
    <w:rsid w:val="00D11536"/>
    <w:rsid w:val="00D11572"/>
    <w:rsid w:val="00D11AB4"/>
    <w:rsid w:val="00D12B6C"/>
    <w:rsid w:val="00D12E5B"/>
    <w:rsid w:val="00D14BB0"/>
    <w:rsid w:val="00D15C5C"/>
    <w:rsid w:val="00D15CCB"/>
    <w:rsid w:val="00D1698F"/>
    <w:rsid w:val="00D20AB0"/>
    <w:rsid w:val="00D210AF"/>
    <w:rsid w:val="00D24DA2"/>
    <w:rsid w:val="00D25C68"/>
    <w:rsid w:val="00D261F1"/>
    <w:rsid w:val="00D30FE0"/>
    <w:rsid w:val="00D3112D"/>
    <w:rsid w:val="00D31567"/>
    <w:rsid w:val="00D3220E"/>
    <w:rsid w:val="00D34512"/>
    <w:rsid w:val="00D3487A"/>
    <w:rsid w:val="00D40FB2"/>
    <w:rsid w:val="00D41CC5"/>
    <w:rsid w:val="00D42571"/>
    <w:rsid w:val="00D42AFD"/>
    <w:rsid w:val="00D42E19"/>
    <w:rsid w:val="00D44345"/>
    <w:rsid w:val="00D462DB"/>
    <w:rsid w:val="00D46ABA"/>
    <w:rsid w:val="00D46C82"/>
    <w:rsid w:val="00D4781D"/>
    <w:rsid w:val="00D47C09"/>
    <w:rsid w:val="00D51334"/>
    <w:rsid w:val="00D525EB"/>
    <w:rsid w:val="00D53003"/>
    <w:rsid w:val="00D536F2"/>
    <w:rsid w:val="00D53919"/>
    <w:rsid w:val="00D5656A"/>
    <w:rsid w:val="00D56C2E"/>
    <w:rsid w:val="00D573D5"/>
    <w:rsid w:val="00D57E49"/>
    <w:rsid w:val="00D61FA4"/>
    <w:rsid w:val="00D645B6"/>
    <w:rsid w:val="00D64B66"/>
    <w:rsid w:val="00D6706B"/>
    <w:rsid w:val="00D700B8"/>
    <w:rsid w:val="00D7233B"/>
    <w:rsid w:val="00D72BE5"/>
    <w:rsid w:val="00D748D8"/>
    <w:rsid w:val="00D801EE"/>
    <w:rsid w:val="00D806DA"/>
    <w:rsid w:val="00D80E9D"/>
    <w:rsid w:val="00D81E09"/>
    <w:rsid w:val="00D83670"/>
    <w:rsid w:val="00D85B1C"/>
    <w:rsid w:val="00D86C28"/>
    <w:rsid w:val="00D874BD"/>
    <w:rsid w:val="00D8758F"/>
    <w:rsid w:val="00D905F0"/>
    <w:rsid w:val="00D9101B"/>
    <w:rsid w:val="00D91DAF"/>
    <w:rsid w:val="00D91F9B"/>
    <w:rsid w:val="00D92CCA"/>
    <w:rsid w:val="00D94B30"/>
    <w:rsid w:val="00D94D5A"/>
    <w:rsid w:val="00D95FB7"/>
    <w:rsid w:val="00D96454"/>
    <w:rsid w:val="00DA0439"/>
    <w:rsid w:val="00DA052A"/>
    <w:rsid w:val="00DA0DBE"/>
    <w:rsid w:val="00DA2551"/>
    <w:rsid w:val="00DA2EDB"/>
    <w:rsid w:val="00DA52E5"/>
    <w:rsid w:val="00DA6A0E"/>
    <w:rsid w:val="00DB010C"/>
    <w:rsid w:val="00DB11AC"/>
    <w:rsid w:val="00DB2344"/>
    <w:rsid w:val="00DB259A"/>
    <w:rsid w:val="00DB284F"/>
    <w:rsid w:val="00DB3F46"/>
    <w:rsid w:val="00DB5FE4"/>
    <w:rsid w:val="00DB6638"/>
    <w:rsid w:val="00DC1350"/>
    <w:rsid w:val="00DC2604"/>
    <w:rsid w:val="00DC50B0"/>
    <w:rsid w:val="00DC516F"/>
    <w:rsid w:val="00DC678A"/>
    <w:rsid w:val="00DC6F03"/>
    <w:rsid w:val="00DC75BE"/>
    <w:rsid w:val="00DD067E"/>
    <w:rsid w:val="00DD079F"/>
    <w:rsid w:val="00DD0ABB"/>
    <w:rsid w:val="00DD1AEB"/>
    <w:rsid w:val="00DD2049"/>
    <w:rsid w:val="00DD325C"/>
    <w:rsid w:val="00DD5544"/>
    <w:rsid w:val="00DD5964"/>
    <w:rsid w:val="00DD5B5F"/>
    <w:rsid w:val="00DD67B0"/>
    <w:rsid w:val="00DD692D"/>
    <w:rsid w:val="00DD6C3A"/>
    <w:rsid w:val="00DE11E6"/>
    <w:rsid w:val="00DE24B2"/>
    <w:rsid w:val="00DE2AA4"/>
    <w:rsid w:val="00DE2B1B"/>
    <w:rsid w:val="00DE39AE"/>
    <w:rsid w:val="00DE4821"/>
    <w:rsid w:val="00DE4AAE"/>
    <w:rsid w:val="00DE6531"/>
    <w:rsid w:val="00DE7B48"/>
    <w:rsid w:val="00DE7FE0"/>
    <w:rsid w:val="00DF08B8"/>
    <w:rsid w:val="00DF2517"/>
    <w:rsid w:val="00DF2E35"/>
    <w:rsid w:val="00DF31B7"/>
    <w:rsid w:val="00DF338A"/>
    <w:rsid w:val="00DF33A2"/>
    <w:rsid w:val="00DF37FF"/>
    <w:rsid w:val="00DF3C84"/>
    <w:rsid w:val="00DF78FC"/>
    <w:rsid w:val="00DF7BFD"/>
    <w:rsid w:val="00E01E01"/>
    <w:rsid w:val="00E020B8"/>
    <w:rsid w:val="00E03BD3"/>
    <w:rsid w:val="00E06B59"/>
    <w:rsid w:val="00E076D0"/>
    <w:rsid w:val="00E07DFC"/>
    <w:rsid w:val="00E103FA"/>
    <w:rsid w:val="00E1040A"/>
    <w:rsid w:val="00E126B6"/>
    <w:rsid w:val="00E16560"/>
    <w:rsid w:val="00E16D9A"/>
    <w:rsid w:val="00E17579"/>
    <w:rsid w:val="00E17B88"/>
    <w:rsid w:val="00E17F69"/>
    <w:rsid w:val="00E223F6"/>
    <w:rsid w:val="00E2260C"/>
    <w:rsid w:val="00E231E8"/>
    <w:rsid w:val="00E234DA"/>
    <w:rsid w:val="00E24A03"/>
    <w:rsid w:val="00E24C4E"/>
    <w:rsid w:val="00E26722"/>
    <w:rsid w:val="00E313B0"/>
    <w:rsid w:val="00E31DAC"/>
    <w:rsid w:val="00E3208E"/>
    <w:rsid w:val="00E329C2"/>
    <w:rsid w:val="00E32B8A"/>
    <w:rsid w:val="00E33254"/>
    <w:rsid w:val="00E3510F"/>
    <w:rsid w:val="00E3647B"/>
    <w:rsid w:val="00E36E44"/>
    <w:rsid w:val="00E377E8"/>
    <w:rsid w:val="00E37846"/>
    <w:rsid w:val="00E40E8B"/>
    <w:rsid w:val="00E40F6A"/>
    <w:rsid w:val="00E433F9"/>
    <w:rsid w:val="00E43B77"/>
    <w:rsid w:val="00E43E78"/>
    <w:rsid w:val="00E4412C"/>
    <w:rsid w:val="00E45098"/>
    <w:rsid w:val="00E50A26"/>
    <w:rsid w:val="00E50A5E"/>
    <w:rsid w:val="00E50F05"/>
    <w:rsid w:val="00E53765"/>
    <w:rsid w:val="00E54801"/>
    <w:rsid w:val="00E55A38"/>
    <w:rsid w:val="00E5756C"/>
    <w:rsid w:val="00E57DD2"/>
    <w:rsid w:val="00E6003B"/>
    <w:rsid w:val="00E603A7"/>
    <w:rsid w:val="00E6231E"/>
    <w:rsid w:val="00E62CB3"/>
    <w:rsid w:val="00E63E5A"/>
    <w:rsid w:val="00E64CD6"/>
    <w:rsid w:val="00E64D2F"/>
    <w:rsid w:val="00E655A3"/>
    <w:rsid w:val="00E65DD5"/>
    <w:rsid w:val="00E66CF2"/>
    <w:rsid w:val="00E673DB"/>
    <w:rsid w:val="00E70672"/>
    <w:rsid w:val="00E74C4C"/>
    <w:rsid w:val="00E751E1"/>
    <w:rsid w:val="00E763B1"/>
    <w:rsid w:val="00E7768F"/>
    <w:rsid w:val="00E814B2"/>
    <w:rsid w:val="00E81C0B"/>
    <w:rsid w:val="00E82FC8"/>
    <w:rsid w:val="00E84B35"/>
    <w:rsid w:val="00E8599D"/>
    <w:rsid w:val="00E87B2F"/>
    <w:rsid w:val="00E91973"/>
    <w:rsid w:val="00E94380"/>
    <w:rsid w:val="00E956CE"/>
    <w:rsid w:val="00E9669D"/>
    <w:rsid w:val="00E97CDC"/>
    <w:rsid w:val="00E97E1E"/>
    <w:rsid w:val="00EA1787"/>
    <w:rsid w:val="00EA21A2"/>
    <w:rsid w:val="00EA25DD"/>
    <w:rsid w:val="00EA38D7"/>
    <w:rsid w:val="00EA5020"/>
    <w:rsid w:val="00EA5D5E"/>
    <w:rsid w:val="00EA6FE3"/>
    <w:rsid w:val="00EA7724"/>
    <w:rsid w:val="00EA7FC4"/>
    <w:rsid w:val="00EB0845"/>
    <w:rsid w:val="00EB1911"/>
    <w:rsid w:val="00EB1C3D"/>
    <w:rsid w:val="00EB1C6D"/>
    <w:rsid w:val="00EB200C"/>
    <w:rsid w:val="00EB2C64"/>
    <w:rsid w:val="00EB2C9A"/>
    <w:rsid w:val="00EB52F8"/>
    <w:rsid w:val="00EB5E88"/>
    <w:rsid w:val="00EB7471"/>
    <w:rsid w:val="00EC044C"/>
    <w:rsid w:val="00EC084A"/>
    <w:rsid w:val="00EC09C3"/>
    <w:rsid w:val="00EC2D34"/>
    <w:rsid w:val="00EC3F36"/>
    <w:rsid w:val="00EC5006"/>
    <w:rsid w:val="00EC518C"/>
    <w:rsid w:val="00EC60DF"/>
    <w:rsid w:val="00EC6BBB"/>
    <w:rsid w:val="00ED094A"/>
    <w:rsid w:val="00ED13A3"/>
    <w:rsid w:val="00ED1633"/>
    <w:rsid w:val="00ED1C63"/>
    <w:rsid w:val="00ED295A"/>
    <w:rsid w:val="00ED29EA"/>
    <w:rsid w:val="00ED53C1"/>
    <w:rsid w:val="00ED543A"/>
    <w:rsid w:val="00ED63DD"/>
    <w:rsid w:val="00ED737A"/>
    <w:rsid w:val="00EE1081"/>
    <w:rsid w:val="00EE245D"/>
    <w:rsid w:val="00EE3811"/>
    <w:rsid w:val="00EE4120"/>
    <w:rsid w:val="00EE418B"/>
    <w:rsid w:val="00EE4BD4"/>
    <w:rsid w:val="00EE56BA"/>
    <w:rsid w:val="00EE5DBD"/>
    <w:rsid w:val="00EE726E"/>
    <w:rsid w:val="00EF079B"/>
    <w:rsid w:val="00EF1047"/>
    <w:rsid w:val="00EF162C"/>
    <w:rsid w:val="00EF19A8"/>
    <w:rsid w:val="00EF1A95"/>
    <w:rsid w:val="00EF25E9"/>
    <w:rsid w:val="00EF3D61"/>
    <w:rsid w:val="00EF3DB2"/>
    <w:rsid w:val="00EF3FCE"/>
    <w:rsid w:val="00EF516D"/>
    <w:rsid w:val="00EF63C8"/>
    <w:rsid w:val="00EF73AE"/>
    <w:rsid w:val="00EF76CB"/>
    <w:rsid w:val="00F00D27"/>
    <w:rsid w:val="00F010D8"/>
    <w:rsid w:val="00F01101"/>
    <w:rsid w:val="00F040C4"/>
    <w:rsid w:val="00F04455"/>
    <w:rsid w:val="00F0575E"/>
    <w:rsid w:val="00F05AEF"/>
    <w:rsid w:val="00F06333"/>
    <w:rsid w:val="00F07498"/>
    <w:rsid w:val="00F125CE"/>
    <w:rsid w:val="00F136D4"/>
    <w:rsid w:val="00F13C36"/>
    <w:rsid w:val="00F14B43"/>
    <w:rsid w:val="00F14EB3"/>
    <w:rsid w:val="00F1545C"/>
    <w:rsid w:val="00F15EAD"/>
    <w:rsid w:val="00F16112"/>
    <w:rsid w:val="00F16ABA"/>
    <w:rsid w:val="00F17010"/>
    <w:rsid w:val="00F1703F"/>
    <w:rsid w:val="00F171E2"/>
    <w:rsid w:val="00F20475"/>
    <w:rsid w:val="00F2049F"/>
    <w:rsid w:val="00F20A4B"/>
    <w:rsid w:val="00F2123D"/>
    <w:rsid w:val="00F213D4"/>
    <w:rsid w:val="00F25261"/>
    <w:rsid w:val="00F255F8"/>
    <w:rsid w:val="00F25D58"/>
    <w:rsid w:val="00F25E8C"/>
    <w:rsid w:val="00F26A33"/>
    <w:rsid w:val="00F26C8B"/>
    <w:rsid w:val="00F2794B"/>
    <w:rsid w:val="00F3017F"/>
    <w:rsid w:val="00F310DA"/>
    <w:rsid w:val="00F3329B"/>
    <w:rsid w:val="00F33D3C"/>
    <w:rsid w:val="00F34F42"/>
    <w:rsid w:val="00F34F95"/>
    <w:rsid w:val="00F355A5"/>
    <w:rsid w:val="00F35F99"/>
    <w:rsid w:val="00F4026B"/>
    <w:rsid w:val="00F4042C"/>
    <w:rsid w:val="00F43B96"/>
    <w:rsid w:val="00F43C84"/>
    <w:rsid w:val="00F444E3"/>
    <w:rsid w:val="00F456F1"/>
    <w:rsid w:val="00F469D4"/>
    <w:rsid w:val="00F46BF3"/>
    <w:rsid w:val="00F47A1C"/>
    <w:rsid w:val="00F50B3E"/>
    <w:rsid w:val="00F50DE1"/>
    <w:rsid w:val="00F50EBF"/>
    <w:rsid w:val="00F518C6"/>
    <w:rsid w:val="00F51CF9"/>
    <w:rsid w:val="00F532B1"/>
    <w:rsid w:val="00F537BC"/>
    <w:rsid w:val="00F544FB"/>
    <w:rsid w:val="00F559C3"/>
    <w:rsid w:val="00F55C7F"/>
    <w:rsid w:val="00F570AB"/>
    <w:rsid w:val="00F5716A"/>
    <w:rsid w:val="00F60FDA"/>
    <w:rsid w:val="00F611D9"/>
    <w:rsid w:val="00F6230F"/>
    <w:rsid w:val="00F62C59"/>
    <w:rsid w:val="00F6426D"/>
    <w:rsid w:val="00F64D1D"/>
    <w:rsid w:val="00F64E81"/>
    <w:rsid w:val="00F65A29"/>
    <w:rsid w:val="00F65E1E"/>
    <w:rsid w:val="00F65F55"/>
    <w:rsid w:val="00F66D79"/>
    <w:rsid w:val="00F675D4"/>
    <w:rsid w:val="00F711CC"/>
    <w:rsid w:val="00F71504"/>
    <w:rsid w:val="00F72AED"/>
    <w:rsid w:val="00F72D31"/>
    <w:rsid w:val="00F74A32"/>
    <w:rsid w:val="00F752C7"/>
    <w:rsid w:val="00F766FB"/>
    <w:rsid w:val="00F77CC4"/>
    <w:rsid w:val="00F804DE"/>
    <w:rsid w:val="00F81EE6"/>
    <w:rsid w:val="00F84372"/>
    <w:rsid w:val="00F8633A"/>
    <w:rsid w:val="00F86829"/>
    <w:rsid w:val="00F877B6"/>
    <w:rsid w:val="00F87966"/>
    <w:rsid w:val="00F90D31"/>
    <w:rsid w:val="00F9278C"/>
    <w:rsid w:val="00F943E0"/>
    <w:rsid w:val="00F95350"/>
    <w:rsid w:val="00F95A48"/>
    <w:rsid w:val="00F9687B"/>
    <w:rsid w:val="00FA20C9"/>
    <w:rsid w:val="00FA211F"/>
    <w:rsid w:val="00FA3CDA"/>
    <w:rsid w:val="00FA3D39"/>
    <w:rsid w:val="00FA43AE"/>
    <w:rsid w:val="00FA5BA0"/>
    <w:rsid w:val="00FA5FA6"/>
    <w:rsid w:val="00FB04C0"/>
    <w:rsid w:val="00FB0F1F"/>
    <w:rsid w:val="00FB129D"/>
    <w:rsid w:val="00FB2BC1"/>
    <w:rsid w:val="00FB3440"/>
    <w:rsid w:val="00FB38B8"/>
    <w:rsid w:val="00FB38E1"/>
    <w:rsid w:val="00FB43E9"/>
    <w:rsid w:val="00FB5704"/>
    <w:rsid w:val="00FB5F40"/>
    <w:rsid w:val="00FC136C"/>
    <w:rsid w:val="00FC23BE"/>
    <w:rsid w:val="00FC2A25"/>
    <w:rsid w:val="00FC3080"/>
    <w:rsid w:val="00FC3ED4"/>
    <w:rsid w:val="00FC417F"/>
    <w:rsid w:val="00FC4FF2"/>
    <w:rsid w:val="00FC5A6A"/>
    <w:rsid w:val="00FC5C15"/>
    <w:rsid w:val="00FC7416"/>
    <w:rsid w:val="00FC78F8"/>
    <w:rsid w:val="00FD0748"/>
    <w:rsid w:val="00FD0D18"/>
    <w:rsid w:val="00FD0F03"/>
    <w:rsid w:val="00FD0F06"/>
    <w:rsid w:val="00FD16C9"/>
    <w:rsid w:val="00FD26BB"/>
    <w:rsid w:val="00FD344F"/>
    <w:rsid w:val="00FD46B9"/>
    <w:rsid w:val="00FD529F"/>
    <w:rsid w:val="00FD52B4"/>
    <w:rsid w:val="00FD559C"/>
    <w:rsid w:val="00FD5734"/>
    <w:rsid w:val="00FD5F7E"/>
    <w:rsid w:val="00FD7F2F"/>
    <w:rsid w:val="00FE0F03"/>
    <w:rsid w:val="00FE12C2"/>
    <w:rsid w:val="00FE22CB"/>
    <w:rsid w:val="00FE562B"/>
    <w:rsid w:val="00FE5BEB"/>
    <w:rsid w:val="00FE79E5"/>
    <w:rsid w:val="00FF0100"/>
    <w:rsid w:val="00FF0DA9"/>
    <w:rsid w:val="00FF1F73"/>
    <w:rsid w:val="00FF20BB"/>
    <w:rsid w:val="00FF2181"/>
    <w:rsid w:val="00FF288E"/>
    <w:rsid w:val="00FF2C95"/>
    <w:rsid w:val="00FF2D89"/>
    <w:rsid w:val="00FF3440"/>
    <w:rsid w:val="00FF4906"/>
    <w:rsid w:val="00FF56D4"/>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v-text-anchor:middle" fillcolor="#00b0f0" strokecolor="none [3213]">
      <v:fill color="#00b0f0" opacity="39322f"/>
      <v:stroke color="none [3213]"/>
      <v:textbox inset="0,0,0,0"/>
      <o:colormru v:ext="edit" colors="#9f9,aqua"/>
    </o:shapedefaults>
    <o:shapelayout v:ext="edit">
      <o:idmap v:ext="edit" data="1"/>
    </o:shapelayout>
  </w:shapeDefaults>
  <w:decimalSymbol w:val=","/>
  <w:listSeparator w:val=";"/>
  <w14:docId w14:val="0D455DE7"/>
  <w15:docId w15:val="{793C021B-2C84-4777-B884-B87F7F703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F2518"/>
    <w:pPr>
      <w:spacing w:line="360" w:lineRule="auto"/>
      <w:ind w:firstLine="709"/>
      <w:jc w:val="both"/>
    </w:pPr>
    <w:rPr>
      <w:sz w:val="24"/>
      <w:szCs w:val="24"/>
    </w:rPr>
  </w:style>
  <w:style w:type="paragraph" w:styleId="Ttulo1">
    <w:name w:val="heading 1"/>
    <w:basedOn w:val="Normal"/>
    <w:next w:val="Normal"/>
    <w:link w:val="Ttulo1Char"/>
    <w:qFormat/>
    <w:rsid w:val="00831C39"/>
    <w:pPr>
      <w:pageBreakBefore/>
      <w:widowControl w:val="0"/>
      <w:numPr>
        <w:numId w:val="6"/>
      </w:numPr>
      <w:spacing w:after="60"/>
      <w:outlineLvl w:val="0"/>
    </w:pPr>
    <w:rPr>
      <w:b/>
      <w:bCs/>
      <w:caps/>
      <w:color w:val="000000"/>
      <w:sz w:val="28"/>
      <w:szCs w:val="28"/>
    </w:rPr>
  </w:style>
  <w:style w:type="paragraph" w:styleId="Ttulo2">
    <w:name w:val="heading 2"/>
    <w:basedOn w:val="Normal"/>
    <w:next w:val="Normal"/>
    <w:link w:val="Ttulo2Char"/>
    <w:uiPriority w:val="9"/>
    <w:qFormat/>
    <w:rsid w:val="00803056"/>
    <w:pPr>
      <w:keepNext/>
      <w:numPr>
        <w:ilvl w:val="1"/>
        <w:numId w:val="6"/>
      </w:numPr>
      <w:spacing w:before="240" w:after="60" w:line="480" w:lineRule="auto"/>
      <w:outlineLvl w:val="1"/>
    </w:pPr>
    <w:rPr>
      <w:rFonts w:eastAsia="Arial Unicode MS"/>
      <w:b/>
      <w:bCs/>
      <w:iCs/>
      <w:color w:val="000000"/>
      <w:szCs w:val="28"/>
    </w:rPr>
  </w:style>
  <w:style w:type="paragraph" w:styleId="Ttulo3">
    <w:name w:val="heading 3"/>
    <w:basedOn w:val="Normal"/>
    <w:next w:val="Normal"/>
    <w:link w:val="Ttulo3Char"/>
    <w:qFormat/>
    <w:rsid w:val="00803056"/>
    <w:pPr>
      <w:keepNext/>
      <w:numPr>
        <w:ilvl w:val="2"/>
        <w:numId w:val="6"/>
      </w:numPr>
      <w:spacing w:before="240" w:after="60" w:line="480" w:lineRule="auto"/>
      <w:outlineLvl w:val="2"/>
    </w:pPr>
    <w:rPr>
      <w:rFonts w:cs="Arial"/>
      <w:b/>
      <w:bCs/>
      <w:color w:val="000000"/>
      <w:szCs w:val="26"/>
    </w:rPr>
  </w:style>
  <w:style w:type="paragraph" w:styleId="Ttulo4">
    <w:name w:val="heading 4"/>
    <w:basedOn w:val="Normal"/>
    <w:next w:val="Normal"/>
    <w:qFormat/>
    <w:rsid w:val="00803056"/>
    <w:pPr>
      <w:keepNext/>
      <w:numPr>
        <w:ilvl w:val="3"/>
        <w:numId w:val="6"/>
      </w:numPr>
      <w:autoSpaceDE w:val="0"/>
      <w:autoSpaceDN w:val="0"/>
      <w:adjustRightInd w:val="0"/>
      <w:spacing w:before="240" w:after="60" w:line="480" w:lineRule="auto"/>
      <w:outlineLvl w:val="3"/>
    </w:pPr>
    <w:rPr>
      <w:rFonts w:cs="Arial"/>
      <w:b/>
      <w:bCs/>
      <w:color w:val="000000"/>
      <w:szCs w:val="36"/>
    </w:rPr>
  </w:style>
  <w:style w:type="paragraph" w:styleId="Ttulo5">
    <w:name w:val="heading 5"/>
    <w:basedOn w:val="Normal"/>
    <w:next w:val="Normal"/>
    <w:qFormat/>
    <w:rsid w:val="00803056"/>
    <w:pPr>
      <w:keepNext/>
      <w:numPr>
        <w:ilvl w:val="4"/>
        <w:numId w:val="6"/>
      </w:numPr>
      <w:spacing w:before="240" w:after="60" w:line="480" w:lineRule="auto"/>
      <w:outlineLvl w:val="4"/>
    </w:pPr>
    <w:rPr>
      <w:b/>
      <w:color w:val="000000"/>
      <w:szCs w:val="32"/>
    </w:rPr>
  </w:style>
  <w:style w:type="paragraph" w:styleId="Ttulo6">
    <w:name w:val="heading 6"/>
    <w:basedOn w:val="Normal"/>
    <w:next w:val="Normal"/>
    <w:qFormat/>
    <w:rsid w:val="00803056"/>
    <w:pPr>
      <w:keepNext/>
      <w:numPr>
        <w:ilvl w:val="5"/>
        <w:numId w:val="6"/>
      </w:numPr>
      <w:jc w:val="center"/>
      <w:outlineLvl w:val="5"/>
    </w:pPr>
    <w:rPr>
      <w:rFonts w:ascii="Arial" w:hAnsi="Arial" w:cs="Arial"/>
      <w:b/>
      <w:bCs/>
      <w:sz w:val="28"/>
      <w:szCs w:val="28"/>
    </w:rPr>
  </w:style>
  <w:style w:type="paragraph" w:styleId="Ttulo7">
    <w:name w:val="heading 7"/>
    <w:basedOn w:val="Normal"/>
    <w:next w:val="Normal"/>
    <w:qFormat/>
    <w:rsid w:val="00803056"/>
    <w:pPr>
      <w:keepNext/>
      <w:numPr>
        <w:ilvl w:val="6"/>
        <w:numId w:val="6"/>
      </w:numPr>
      <w:jc w:val="center"/>
      <w:outlineLvl w:val="6"/>
    </w:pPr>
    <w:rPr>
      <w:b/>
      <w:iCs/>
      <w:sz w:val="20"/>
      <w:szCs w:val="20"/>
    </w:rPr>
  </w:style>
  <w:style w:type="paragraph" w:styleId="Ttulo8">
    <w:name w:val="heading 8"/>
    <w:basedOn w:val="Normal"/>
    <w:next w:val="Normal"/>
    <w:qFormat/>
    <w:rsid w:val="00803056"/>
    <w:pPr>
      <w:keepNext/>
      <w:numPr>
        <w:ilvl w:val="7"/>
        <w:numId w:val="6"/>
      </w:numPr>
      <w:jc w:val="center"/>
      <w:outlineLvl w:val="7"/>
    </w:pPr>
    <w:rPr>
      <w:b/>
      <w:bCs/>
      <w:sz w:val="16"/>
      <w:szCs w:val="16"/>
    </w:rPr>
  </w:style>
  <w:style w:type="paragraph" w:styleId="Ttulo9">
    <w:name w:val="heading 9"/>
    <w:basedOn w:val="Normal"/>
    <w:next w:val="Normal"/>
    <w:qFormat/>
    <w:rsid w:val="00803056"/>
    <w:pPr>
      <w:keepNext/>
      <w:numPr>
        <w:ilvl w:val="8"/>
        <w:numId w:val="6"/>
      </w:numPr>
      <w:jc w:val="center"/>
      <w:outlineLvl w:val="8"/>
    </w:pPr>
    <w:rPr>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link w:val="CorpodetextoChar"/>
    <w:rsid w:val="004F2518"/>
    <w:pPr>
      <w:spacing w:line="480" w:lineRule="auto"/>
      <w:jc w:val="both"/>
    </w:pPr>
    <w:rPr>
      <w:sz w:val="24"/>
      <w:szCs w:val="24"/>
    </w:rPr>
  </w:style>
  <w:style w:type="paragraph" w:styleId="Cabealho">
    <w:name w:val="header"/>
    <w:basedOn w:val="Normal"/>
    <w:link w:val="CabealhoChar"/>
    <w:uiPriority w:val="99"/>
    <w:rsid w:val="00803056"/>
    <w:pPr>
      <w:tabs>
        <w:tab w:val="center" w:pos="4419"/>
        <w:tab w:val="right" w:pos="8838"/>
      </w:tabs>
    </w:pPr>
  </w:style>
  <w:style w:type="paragraph" w:styleId="Recuodecorpodetexto">
    <w:name w:val="Body Text Indent"/>
    <w:basedOn w:val="Normal"/>
    <w:link w:val="RecuodecorpodetextoChar"/>
    <w:rsid w:val="00803056"/>
    <w:pPr>
      <w:spacing w:line="480" w:lineRule="auto"/>
      <w:ind w:firstLine="720"/>
    </w:pPr>
  </w:style>
  <w:style w:type="paragraph" w:styleId="Recuodecorpodetexto2">
    <w:name w:val="Body Text Indent 2"/>
    <w:basedOn w:val="Normal"/>
    <w:semiHidden/>
    <w:rsid w:val="00803056"/>
    <w:pPr>
      <w:spacing w:line="480" w:lineRule="auto"/>
    </w:pPr>
  </w:style>
  <w:style w:type="character" w:styleId="Refdecomentrio">
    <w:name w:val="annotation reference"/>
    <w:basedOn w:val="Fontepargpadro"/>
    <w:semiHidden/>
    <w:rsid w:val="00803056"/>
    <w:rPr>
      <w:sz w:val="16"/>
      <w:szCs w:val="16"/>
    </w:rPr>
  </w:style>
  <w:style w:type="character" w:styleId="Refdenotaderodap">
    <w:name w:val="footnote reference"/>
    <w:basedOn w:val="Fontepargpadro"/>
    <w:semiHidden/>
    <w:rsid w:val="00803056"/>
    <w:rPr>
      <w:vertAlign w:val="superscript"/>
    </w:rPr>
  </w:style>
  <w:style w:type="paragraph" w:styleId="Ttulo">
    <w:name w:val="Title"/>
    <w:link w:val="TtuloChar"/>
    <w:qFormat/>
    <w:rsid w:val="004F2518"/>
    <w:pPr>
      <w:jc w:val="center"/>
    </w:pPr>
    <w:rPr>
      <w:b/>
      <w:sz w:val="28"/>
      <w:szCs w:val="28"/>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semiHidden/>
    <w:rsid w:val="00803056"/>
    <w:pPr>
      <w:spacing w:line="480" w:lineRule="auto"/>
      <w:ind w:firstLine="360"/>
    </w:pPr>
  </w:style>
  <w:style w:type="paragraph" w:styleId="Textodenotaderodap">
    <w:name w:val="footnote text"/>
    <w:basedOn w:val="Normal"/>
    <w:link w:val="TextodenotaderodapChar"/>
    <w:semiHidden/>
    <w:rsid w:val="00803056"/>
    <w:rPr>
      <w:sz w:val="20"/>
      <w:szCs w:val="20"/>
    </w:rPr>
  </w:style>
  <w:style w:type="character" w:styleId="Nmerodepgina">
    <w:name w:val="page number"/>
    <w:basedOn w:val="Fontepargpadro"/>
    <w:rsid w:val="00803056"/>
  </w:style>
  <w:style w:type="paragraph" w:styleId="Rodap">
    <w:name w:val="footer"/>
    <w:basedOn w:val="Normal"/>
    <w:link w:val="RodapChar"/>
    <w:rsid w:val="00803056"/>
    <w:pPr>
      <w:tabs>
        <w:tab w:val="center" w:pos="4419"/>
        <w:tab w:val="right" w:pos="8838"/>
      </w:tabs>
    </w:pPr>
  </w:style>
  <w:style w:type="paragraph" w:styleId="Textodecomentrio">
    <w:name w:val="annotation text"/>
    <w:basedOn w:val="Normal"/>
    <w:link w:val="TextodecomentrioChar"/>
    <w:semiHidden/>
    <w:rsid w:val="00803056"/>
    <w:rPr>
      <w:sz w:val="20"/>
      <w:szCs w:val="20"/>
    </w:rPr>
  </w:style>
  <w:style w:type="paragraph" w:styleId="Corpodetexto3">
    <w:name w:val="Body Text 3"/>
    <w:basedOn w:val="Normal"/>
    <w:link w:val="Corpodetexto3Char"/>
    <w:semiHidden/>
    <w:rsid w:val="00803056"/>
    <w:pPr>
      <w:jc w:val="center"/>
    </w:pPr>
    <w:rPr>
      <w:b/>
      <w:bCs/>
      <w:sz w:val="22"/>
      <w:szCs w:val="20"/>
    </w:rPr>
  </w:style>
  <w:style w:type="paragraph" w:styleId="ndicedeilustraes">
    <w:name w:val="table of figures"/>
    <w:basedOn w:val="Normal"/>
    <w:next w:val="Normal"/>
    <w:semiHidden/>
    <w:rsid w:val="00803056"/>
    <w:pPr>
      <w:ind w:left="480" w:hanging="480"/>
    </w:pPr>
  </w:style>
  <w:style w:type="paragraph" w:styleId="Legenda">
    <w:name w:val="caption"/>
    <w:basedOn w:val="Normal"/>
    <w:next w:val="Normal"/>
    <w:qFormat/>
    <w:rsid w:val="00145ACC"/>
    <w:pPr>
      <w:spacing w:before="120" w:after="120"/>
      <w:jc w:val="center"/>
    </w:pPr>
    <w:rPr>
      <w:b/>
      <w:bCs/>
      <w:szCs w:val="20"/>
    </w:rPr>
  </w:style>
  <w:style w:type="character" w:styleId="Hyperlink">
    <w:name w:val="Hyperlink"/>
    <w:basedOn w:val="Fontepargpadro"/>
    <w:uiPriority w:val="99"/>
    <w:rsid w:val="00803056"/>
    <w:rPr>
      <w:color w:val="0000FF"/>
      <w:u w:val="single"/>
    </w:rPr>
  </w:style>
  <w:style w:type="paragraph" w:styleId="Sumrio1">
    <w:name w:val="toc 1"/>
    <w:basedOn w:val="Normal"/>
    <w:next w:val="Normal"/>
    <w:autoRedefine/>
    <w:uiPriority w:val="39"/>
    <w:rsid w:val="00145ACC"/>
    <w:pPr>
      <w:tabs>
        <w:tab w:val="left" w:pos="284"/>
        <w:tab w:val="right" w:pos="9062"/>
      </w:tabs>
      <w:ind w:firstLine="0"/>
    </w:pPr>
  </w:style>
  <w:style w:type="paragraph" w:styleId="Sumrio2">
    <w:name w:val="toc 2"/>
    <w:basedOn w:val="Normal"/>
    <w:next w:val="Normal"/>
    <w:autoRedefine/>
    <w:uiPriority w:val="39"/>
    <w:rsid w:val="00145ACC"/>
    <w:pPr>
      <w:ind w:left="238" w:firstLine="0"/>
    </w:pPr>
  </w:style>
  <w:style w:type="paragraph" w:styleId="Sumrio3">
    <w:name w:val="toc 3"/>
    <w:basedOn w:val="Normal"/>
    <w:next w:val="Normal"/>
    <w:autoRedefine/>
    <w:uiPriority w:val="39"/>
    <w:rsid w:val="00145ACC"/>
    <w:pPr>
      <w:ind w:left="482" w:firstLine="0"/>
    </w:pPr>
  </w:style>
  <w:style w:type="paragraph" w:styleId="Sumrio4">
    <w:name w:val="toc 4"/>
    <w:basedOn w:val="Normal"/>
    <w:next w:val="Normal"/>
    <w:autoRedefine/>
    <w:uiPriority w:val="39"/>
    <w:rsid w:val="00803056"/>
    <w:pPr>
      <w:ind w:left="720"/>
    </w:pPr>
  </w:style>
  <w:style w:type="paragraph" w:styleId="Sumrio5">
    <w:name w:val="toc 5"/>
    <w:basedOn w:val="Normal"/>
    <w:next w:val="Normal"/>
    <w:autoRedefine/>
    <w:semiHidden/>
    <w:rsid w:val="00803056"/>
    <w:pPr>
      <w:ind w:left="960"/>
    </w:pPr>
  </w:style>
  <w:style w:type="paragraph" w:styleId="Sumrio6">
    <w:name w:val="toc 6"/>
    <w:basedOn w:val="Normal"/>
    <w:next w:val="Normal"/>
    <w:autoRedefine/>
    <w:semiHidden/>
    <w:rsid w:val="00803056"/>
    <w:pPr>
      <w:ind w:left="1200"/>
    </w:pPr>
  </w:style>
  <w:style w:type="paragraph" w:styleId="Sumrio7">
    <w:name w:val="toc 7"/>
    <w:basedOn w:val="Normal"/>
    <w:next w:val="Normal"/>
    <w:autoRedefine/>
    <w:semiHidden/>
    <w:rsid w:val="00803056"/>
    <w:pPr>
      <w:ind w:left="1440"/>
    </w:pPr>
  </w:style>
  <w:style w:type="paragraph" w:styleId="Sumrio8">
    <w:name w:val="toc 8"/>
    <w:basedOn w:val="Normal"/>
    <w:next w:val="Normal"/>
    <w:autoRedefine/>
    <w:semiHidden/>
    <w:rsid w:val="00803056"/>
    <w:pPr>
      <w:ind w:left="1680"/>
    </w:pPr>
  </w:style>
  <w:style w:type="paragraph" w:styleId="Sumrio9">
    <w:name w:val="toc 9"/>
    <w:basedOn w:val="Normal"/>
    <w:next w:val="Normal"/>
    <w:autoRedefine/>
    <w:semiHidden/>
    <w:rsid w:val="00803056"/>
    <w:pPr>
      <w:ind w:left="1920"/>
    </w:pPr>
  </w:style>
  <w:style w:type="paragraph" w:styleId="Corpodetexto2">
    <w:name w:val="Body Text 2"/>
    <w:basedOn w:val="Normal"/>
    <w:semiHidden/>
    <w:rsid w:val="00803056"/>
    <w:pPr>
      <w:spacing w:before="240" w:after="60"/>
    </w:pPr>
    <w:rPr>
      <w:b/>
      <w:szCs w:val="20"/>
    </w:rPr>
  </w:style>
  <w:style w:type="character" w:styleId="HiperlinkVisitado">
    <w:name w:val="FollowedHyperlink"/>
    <w:basedOn w:val="Fontepargpadro"/>
    <w:semiHidden/>
    <w:rsid w:val="00803056"/>
    <w:rPr>
      <w:color w:val="800080"/>
      <w:u w:val="single"/>
    </w:rPr>
  </w:style>
  <w:style w:type="paragraph" w:customStyle="1" w:styleId="Classif">
    <w:name w:val="Classif"/>
    <w:rsid w:val="00803056"/>
    <w:pPr>
      <w:jc w:val="center"/>
    </w:pPr>
  </w:style>
  <w:style w:type="paragraph" w:customStyle="1" w:styleId="DatReg">
    <w:name w:val="DatReg"/>
    <w:rsid w:val="00803056"/>
    <w:pPr>
      <w:jc w:val="center"/>
    </w:pPr>
    <w:rPr>
      <w:bCs/>
    </w:rPr>
  </w:style>
  <w:style w:type="paragraph" w:customStyle="1" w:styleId="NroReg">
    <w:name w:val="NroReg"/>
    <w:rsid w:val="00803056"/>
    <w:pPr>
      <w:jc w:val="center"/>
    </w:pPr>
    <w:rPr>
      <w:sz w:val="18"/>
    </w:rPr>
  </w:style>
  <w:style w:type="paragraph" w:customStyle="1" w:styleId="Paginacao">
    <w:name w:val="Paginacao"/>
    <w:rsid w:val="00803056"/>
    <w:pPr>
      <w:jc w:val="center"/>
    </w:pPr>
  </w:style>
  <w:style w:type="paragraph" w:customStyle="1" w:styleId="TituloTese">
    <w:name w:val="TituloTese"/>
    <w:rsid w:val="00803056"/>
    <w:pPr>
      <w:jc w:val="both"/>
    </w:pPr>
  </w:style>
  <w:style w:type="paragraph" w:customStyle="1" w:styleId="Autor">
    <w:name w:val="Autor"/>
    <w:rsid w:val="00803056"/>
    <w:pPr>
      <w:jc w:val="both"/>
    </w:pPr>
    <w:rPr>
      <w:b/>
    </w:rPr>
  </w:style>
  <w:style w:type="paragraph" w:customStyle="1" w:styleId="Instituicao">
    <w:name w:val="Instituicao"/>
    <w:rsid w:val="00803056"/>
    <w:pPr>
      <w:numPr>
        <w:ilvl w:val="12"/>
      </w:numPr>
      <w:jc w:val="both"/>
    </w:pPr>
    <w:rPr>
      <w:bCs/>
    </w:rPr>
  </w:style>
  <w:style w:type="paragraph" w:customStyle="1" w:styleId="Palchavsug">
    <w:name w:val="Palchavsug"/>
    <w:rsid w:val="00803056"/>
    <w:pPr>
      <w:numPr>
        <w:ilvl w:val="12"/>
      </w:numPr>
      <w:jc w:val="both"/>
    </w:pPr>
  </w:style>
  <w:style w:type="paragraph" w:customStyle="1" w:styleId="Apresent">
    <w:name w:val="Apresent"/>
    <w:rsid w:val="00803056"/>
    <w:pPr>
      <w:numPr>
        <w:ilvl w:val="12"/>
      </w:numPr>
      <w:jc w:val="both"/>
    </w:pPr>
    <w:rPr>
      <w:bCs/>
    </w:rPr>
  </w:style>
  <w:style w:type="paragraph" w:customStyle="1" w:styleId="Resumo">
    <w:name w:val="Resumo"/>
    <w:rsid w:val="00803056"/>
    <w:pPr>
      <w:numPr>
        <w:ilvl w:val="12"/>
      </w:numPr>
      <w:jc w:val="both"/>
    </w:pPr>
  </w:style>
  <w:style w:type="paragraph" w:styleId="Textodebalo">
    <w:name w:val="Balloon Text"/>
    <w:basedOn w:val="Normal"/>
    <w:link w:val="TextodebaloChar"/>
    <w:uiPriority w:val="99"/>
    <w:semiHidden/>
    <w:unhideWhenUsed/>
    <w:rsid w:val="0045034D"/>
    <w:rPr>
      <w:rFonts w:ascii="Tahoma" w:hAnsi="Tahoma" w:cs="Tahoma"/>
      <w:sz w:val="16"/>
      <w:szCs w:val="16"/>
    </w:rPr>
  </w:style>
  <w:style w:type="character" w:customStyle="1" w:styleId="TextodebaloChar">
    <w:name w:val="Texto de balão Char"/>
    <w:basedOn w:val="Fontepargpadro"/>
    <w:link w:val="Textodebalo"/>
    <w:uiPriority w:val="99"/>
    <w:semiHidden/>
    <w:rsid w:val="0045034D"/>
    <w:rPr>
      <w:rFonts w:ascii="Tahoma" w:hAnsi="Tahoma" w:cs="Tahoma"/>
      <w:sz w:val="16"/>
      <w:szCs w:val="16"/>
    </w:rPr>
  </w:style>
  <w:style w:type="paragraph" w:styleId="Reviso">
    <w:name w:val="Revision"/>
    <w:hidden/>
    <w:uiPriority w:val="99"/>
    <w:semiHidden/>
    <w:rsid w:val="0045034D"/>
    <w:rPr>
      <w:sz w:val="24"/>
      <w:szCs w:val="24"/>
    </w:rPr>
  </w:style>
  <w:style w:type="character" w:customStyle="1" w:styleId="CorpodetextoChar">
    <w:name w:val="Corpo de texto Char"/>
    <w:basedOn w:val="Fontepargpadro"/>
    <w:link w:val="Corpodetexto"/>
    <w:rsid w:val="004F2518"/>
    <w:rPr>
      <w:sz w:val="24"/>
      <w:szCs w:val="24"/>
    </w:rPr>
  </w:style>
  <w:style w:type="character" w:customStyle="1" w:styleId="Ttulo1Char">
    <w:name w:val="Título 1 Char"/>
    <w:basedOn w:val="Fontepargpadro"/>
    <w:link w:val="Ttulo1"/>
    <w:rsid w:val="00831C39"/>
    <w:rPr>
      <w:b/>
      <w:bCs/>
      <w:caps/>
      <w:color w:val="000000"/>
      <w:sz w:val="28"/>
      <w:szCs w:val="28"/>
    </w:rPr>
  </w:style>
  <w:style w:type="character" w:customStyle="1" w:styleId="RecuodecorpodetextoChar">
    <w:name w:val="Recuo de corpo de texto Char"/>
    <w:basedOn w:val="Fontepargpadro"/>
    <w:link w:val="Recuodecorpodetexto"/>
    <w:rsid w:val="006E08F9"/>
    <w:rPr>
      <w:sz w:val="24"/>
      <w:szCs w:val="24"/>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eastAsia="Calibri" w:hAnsi="Times"/>
    </w:rPr>
  </w:style>
  <w:style w:type="paragraph" w:customStyle="1" w:styleId="Default">
    <w:name w:val="Default"/>
    <w:rsid w:val="007A697A"/>
    <w:pPr>
      <w:autoSpaceDE w:val="0"/>
      <w:autoSpaceDN w:val="0"/>
      <w:adjustRightInd w:val="0"/>
    </w:pPr>
    <w:rPr>
      <w:rFonts w:ascii="Times" w:eastAsia="Calibri" w:hAnsi="Times" w:cs="Times"/>
      <w:color w:val="000000"/>
      <w:sz w:val="24"/>
      <w:szCs w:val="24"/>
    </w:rPr>
  </w:style>
  <w:style w:type="character" w:customStyle="1" w:styleId="CabealhoChar">
    <w:name w:val="Cabeçalho Char"/>
    <w:basedOn w:val="Fontepargpadro"/>
    <w:link w:val="Cabealho"/>
    <w:uiPriority w:val="99"/>
    <w:rsid w:val="001C70E7"/>
    <w:rPr>
      <w:sz w:val="24"/>
      <w:szCs w:val="24"/>
    </w:rPr>
  </w:style>
  <w:style w:type="character" w:customStyle="1" w:styleId="Ttulo2Char">
    <w:name w:val="Título 2 Char"/>
    <w:basedOn w:val="Fontepargpadro"/>
    <w:link w:val="Ttulo2"/>
    <w:uiPriority w:val="9"/>
    <w:rsid w:val="00156311"/>
    <w:rPr>
      <w:rFonts w:eastAsia="Arial Unicode MS"/>
      <w:b/>
      <w:bCs/>
      <w:iCs/>
      <w:color w:val="000000"/>
      <w:sz w:val="24"/>
      <w:szCs w:val="28"/>
    </w:rPr>
  </w:style>
  <w:style w:type="character" w:customStyle="1" w:styleId="Ttulo3Char">
    <w:name w:val="Título 3 Char"/>
    <w:basedOn w:val="Fontepargpadro"/>
    <w:link w:val="Ttulo3"/>
    <w:rsid w:val="002C13FD"/>
    <w:rPr>
      <w:rFonts w:cs="Arial"/>
      <w:b/>
      <w:bCs/>
      <w:color w:val="000000"/>
      <w:sz w:val="24"/>
      <w:szCs w:val="26"/>
    </w:rPr>
  </w:style>
  <w:style w:type="character" w:customStyle="1" w:styleId="TtuloChar">
    <w:name w:val="Título Char"/>
    <w:basedOn w:val="Fontepargpadro"/>
    <w:link w:val="Ttulo"/>
    <w:rsid w:val="004F2518"/>
    <w:rPr>
      <w:b/>
      <w:sz w:val="28"/>
      <w:szCs w:val="28"/>
    </w:rPr>
  </w:style>
  <w:style w:type="character" w:customStyle="1" w:styleId="Recuodecorpodetexto3Char">
    <w:name w:val="Recuo de corpo de texto 3 Char"/>
    <w:basedOn w:val="Fontepargpadro"/>
    <w:link w:val="Recuodecorpodetexto3"/>
    <w:semiHidden/>
    <w:rsid w:val="002C13FD"/>
    <w:rPr>
      <w:sz w:val="24"/>
      <w:szCs w:val="24"/>
    </w:rPr>
  </w:style>
  <w:style w:type="character" w:customStyle="1" w:styleId="TextodenotaderodapChar">
    <w:name w:val="Texto de nota de rodapé Char"/>
    <w:basedOn w:val="Fontepargpadro"/>
    <w:link w:val="Textodenotaderodap"/>
    <w:semiHidden/>
    <w:rsid w:val="002C13FD"/>
  </w:style>
  <w:style w:type="paragraph" w:customStyle="1" w:styleId="Pa11">
    <w:name w:val="Pa11"/>
    <w:basedOn w:val="Default"/>
    <w:next w:val="Default"/>
    <w:uiPriority w:val="99"/>
    <w:rsid w:val="00DD0ABB"/>
    <w:pPr>
      <w:spacing w:line="231" w:lineRule="atLeast"/>
    </w:pPr>
    <w:rPr>
      <w:rFonts w:ascii="Helvetica" w:hAnsi="Helvetica" w:cs="Times New Roman"/>
      <w:color w:val="auto"/>
    </w:rPr>
  </w:style>
  <w:style w:type="paragraph" w:customStyle="1" w:styleId="Pa3">
    <w:name w:val="Pa3"/>
    <w:basedOn w:val="Default"/>
    <w:next w:val="Default"/>
    <w:uiPriority w:val="99"/>
    <w:rsid w:val="00DD0ABB"/>
    <w:pPr>
      <w:spacing w:line="211" w:lineRule="atLeast"/>
    </w:pPr>
    <w:rPr>
      <w:rFonts w:ascii="Palatino Linotype" w:hAnsi="Palatino Linotype" w:cs="Times New Roman"/>
      <w:color w:val="auto"/>
    </w:rPr>
  </w:style>
  <w:style w:type="paragraph" w:customStyle="1" w:styleId="Pa10">
    <w:name w:val="Pa10"/>
    <w:basedOn w:val="Default"/>
    <w:next w:val="Default"/>
    <w:uiPriority w:val="99"/>
    <w:rsid w:val="00DD0ABB"/>
    <w:pPr>
      <w:spacing w:line="211" w:lineRule="atLeast"/>
    </w:pPr>
    <w:rPr>
      <w:rFonts w:ascii="Palatino Linotype" w:hAnsi="Palatino Linotype" w:cs="Times New Roman"/>
      <w:color w:val="auto"/>
    </w:rPr>
  </w:style>
  <w:style w:type="table" w:styleId="Tabelacomgrade">
    <w:name w:val="Table Grid"/>
    <w:basedOn w:val="Tabelanormal"/>
    <w:uiPriority w:val="39"/>
    <w:rsid w:val="00DE6531"/>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rpodetexto3Char">
    <w:name w:val="Corpo de texto 3 Char"/>
    <w:basedOn w:val="Fontepargpadro"/>
    <w:link w:val="Corpodetexto3"/>
    <w:semiHidden/>
    <w:rsid w:val="000C31ED"/>
    <w:rPr>
      <w:b/>
      <w:bCs/>
      <w:sz w:val="22"/>
    </w:rPr>
  </w:style>
  <w:style w:type="character" w:styleId="nfase">
    <w:name w:val="Emphasis"/>
    <w:basedOn w:val="Fontepargpadro"/>
    <w:uiPriority w:val="20"/>
    <w:qFormat/>
    <w:rsid w:val="000C31ED"/>
    <w:rPr>
      <w:b/>
      <w:bCs/>
      <w:i w:val="0"/>
      <w:iCs w:val="0"/>
    </w:rPr>
  </w:style>
  <w:style w:type="paragraph" w:styleId="PargrafodaLista">
    <w:name w:val="List Paragraph"/>
    <w:basedOn w:val="Normal"/>
    <w:uiPriority w:val="34"/>
    <w:qFormat/>
    <w:rsid w:val="000C31ED"/>
    <w:pPr>
      <w:ind w:left="720"/>
      <w:contextualSpacing/>
    </w:pPr>
  </w:style>
  <w:style w:type="character" w:customStyle="1" w:styleId="RodapChar">
    <w:name w:val="Rodapé Char"/>
    <w:basedOn w:val="Fontepargpadro"/>
    <w:link w:val="Rodap"/>
    <w:uiPriority w:val="99"/>
    <w:semiHidden/>
    <w:rsid w:val="000C31ED"/>
    <w:rPr>
      <w:sz w:val="24"/>
      <w:szCs w:val="24"/>
    </w:rPr>
  </w:style>
  <w:style w:type="character" w:customStyle="1" w:styleId="Fotnotsreferens">
    <w:name w:val="Fotnotsreferens"/>
    <w:uiPriority w:val="99"/>
    <w:rsid w:val="00545817"/>
    <w:rPr>
      <w:color w:val="000000"/>
    </w:rPr>
  </w:style>
  <w:style w:type="character" w:styleId="Forte">
    <w:name w:val="Strong"/>
    <w:basedOn w:val="Fontepargpadro"/>
    <w:uiPriority w:val="22"/>
    <w:qFormat/>
    <w:rsid w:val="008F1491"/>
    <w:rPr>
      <w:b/>
      <w:bCs/>
    </w:rPr>
  </w:style>
  <w:style w:type="character" w:customStyle="1" w:styleId="gt-icon-text1">
    <w:name w:val="gt-icon-text1"/>
    <w:basedOn w:val="Fontepargpadro"/>
    <w:rsid w:val="00C601E2"/>
  </w:style>
  <w:style w:type="paragraph" w:customStyle="1" w:styleId="tituazul">
    <w:name w:val="titu_azul"/>
    <w:basedOn w:val="Normal"/>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unhideWhenUsed/>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basedOn w:val="Fontepargpadro"/>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unhideWhenUsed/>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basedOn w:val="Fontepargpadro"/>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rFonts w:cs="Libre Semi Serif SSi"/>
      <w:b/>
      <w:bCs/>
      <w:color w:val="000000"/>
      <w:sz w:val="11"/>
      <w:szCs w:val="11"/>
    </w:rPr>
  </w:style>
  <w:style w:type="character" w:customStyle="1" w:styleId="A9">
    <w:name w:val="A9"/>
    <w:uiPriority w:val="99"/>
    <w:rsid w:val="00BE1657"/>
    <w:rPr>
      <w:rFonts w:cs="Libre Semi Serif SSi"/>
      <w:color w:val="000000"/>
      <w:sz w:val="18"/>
      <w:szCs w:val="18"/>
    </w:rPr>
  </w:style>
  <w:style w:type="paragraph" w:customStyle="1" w:styleId="Pa0">
    <w:name w:val="Pa0"/>
    <w:basedOn w:val="Default"/>
    <w:next w:val="Default"/>
    <w:uiPriority w:val="99"/>
    <w:rsid w:val="00CE0192"/>
    <w:pPr>
      <w:spacing w:line="281" w:lineRule="atLeast"/>
    </w:pPr>
    <w:rPr>
      <w:rFonts w:ascii="Helvetica" w:eastAsia="Times New Roman" w:hAnsi="Helvetica" w:cs="Times New Roman"/>
      <w:color w:val="auto"/>
    </w:rPr>
  </w:style>
  <w:style w:type="character" w:customStyle="1" w:styleId="longtext">
    <w:name w:val="long_text"/>
    <w:basedOn w:val="Fontepargpadro"/>
    <w:rsid w:val="00EA5020"/>
  </w:style>
  <w:style w:type="paragraph" w:customStyle="1" w:styleId="CorpodeTexto0">
    <w:name w:val="Corpo de Texto"/>
    <w:basedOn w:val="Normal"/>
    <w:semiHidden/>
    <w:rsid w:val="00EA5020"/>
    <w:rPr>
      <w:rFonts w:ascii="Arial" w:eastAsia="MS Mincho" w:hAnsi="Arial" w:cs="Arial"/>
      <w:sz w:val="20"/>
      <w:szCs w:val="20"/>
    </w:rPr>
  </w:style>
  <w:style w:type="character" w:styleId="Nmerodelinha">
    <w:name w:val="line number"/>
    <w:basedOn w:val="Fontepargpadro"/>
    <w:uiPriority w:val="99"/>
    <w:semiHidden/>
    <w:unhideWhenUsed/>
    <w:rsid w:val="00E751E1"/>
  </w:style>
  <w:style w:type="paragraph" w:customStyle="1" w:styleId="TtulodoTG">
    <w:name w:val="Título do TG"/>
    <w:qFormat/>
    <w:rsid w:val="00755184"/>
    <w:pPr>
      <w:spacing w:line="480" w:lineRule="auto"/>
      <w:jc w:val="center"/>
    </w:pPr>
    <w:rPr>
      <w:rFonts w:eastAsia="Arial Unicode MS"/>
      <w:b/>
      <w:bCs/>
      <w:iCs/>
      <w:color w:val="000000"/>
      <w:sz w:val="32"/>
      <w:szCs w:val="32"/>
    </w:rPr>
  </w:style>
  <w:style w:type="paragraph" w:customStyle="1" w:styleId="nfaseTG">
    <w:name w:val="ÊnfaseTG"/>
    <w:qFormat/>
    <w:rsid w:val="004F2518"/>
    <w:pPr>
      <w:tabs>
        <w:tab w:val="left" w:pos="5949"/>
      </w:tabs>
      <w:jc w:val="center"/>
    </w:pPr>
    <w:rPr>
      <w:sz w:val="28"/>
      <w:szCs w:val="24"/>
    </w:rPr>
  </w:style>
  <w:style w:type="paragraph" w:customStyle="1" w:styleId="Pequeno">
    <w:name w:val="Pequeno"/>
    <w:qFormat/>
    <w:rsid w:val="00F14EB3"/>
    <w:rPr>
      <w:bCs/>
    </w:rPr>
  </w:style>
  <w:style w:type="paragraph" w:customStyle="1" w:styleId="NormalSemTabulacao">
    <w:name w:val="NormalSemTabulacao"/>
    <w:qFormat/>
    <w:rsid w:val="00F14EB3"/>
    <w:rPr>
      <w:sz w:val="24"/>
    </w:rPr>
  </w:style>
  <w:style w:type="paragraph" w:customStyle="1" w:styleId="Abreviaturas">
    <w:name w:val="Abreviaturas"/>
    <w:qFormat/>
    <w:rsid w:val="00BA22E4"/>
    <w:pPr>
      <w:spacing w:line="360" w:lineRule="auto"/>
    </w:pPr>
    <w:rPr>
      <w:sz w:val="24"/>
      <w:szCs w:val="24"/>
    </w:rPr>
  </w:style>
  <w:style w:type="paragraph" w:customStyle="1" w:styleId="Sumrio">
    <w:name w:val="Sumário"/>
    <w:qFormat/>
    <w:rsid w:val="00831C39"/>
    <w:pPr>
      <w:numPr>
        <w:numId w:val="8"/>
      </w:numPr>
      <w:spacing w:line="360" w:lineRule="auto"/>
      <w:ind w:left="709" w:hanging="709"/>
    </w:pPr>
    <w:rPr>
      <w:bCs/>
      <w:caps/>
      <w:color w:val="000000"/>
      <w:sz w:val="24"/>
    </w:rPr>
  </w:style>
  <w:style w:type="paragraph" w:styleId="CabealhodoSumrio">
    <w:name w:val="TOC Heading"/>
    <w:basedOn w:val="Ttulo1"/>
    <w:next w:val="Normal"/>
    <w:uiPriority w:val="39"/>
    <w:unhideWhenUsed/>
    <w:qFormat/>
    <w:rsid w:val="00831C39"/>
    <w:pPr>
      <w:keepLines/>
      <w:widowControl/>
      <w:spacing w:before="480" w:after="0" w:line="276" w:lineRule="auto"/>
      <w:jc w:val="left"/>
      <w:outlineLvl w:val="9"/>
    </w:pPr>
    <w:rPr>
      <w:rFonts w:asciiTheme="majorHAnsi" w:eastAsiaTheme="majorEastAsia" w:hAnsiTheme="majorHAnsi" w:cstheme="majorBidi"/>
      <w:caps w:val="0"/>
      <w:color w:val="365F91" w:themeColor="accent1" w:themeShade="BF"/>
      <w:lang w:eastAsia="en-US"/>
    </w:rPr>
  </w:style>
  <w:style w:type="paragraph" w:customStyle="1" w:styleId="Fonte">
    <w:name w:val="Fonte"/>
    <w:basedOn w:val="Normal"/>
    <w:qFormat/>
    <w:rsid w:val="009D3492"/>
    <w:rPr>
      <w:sz w:val="20"/>
    </w:rPr>
  </w:style>
  <w:style w:type="paragraph" w:customStyle="1" w:styleId="Tabela">
    <w:name w:val="Tabela"/>
    <w:qFormat/>
    <w:rsid w:val="009D3492"/>
    <w:rPr>
      <w:rFonts w:eastAsia="Calibri"/>
      <w:color w:val="00B050"/>
      <w:szCs w:val="24"/>
    </w:rPr>
  </w:style>
  <w:style w:type="paragraph" w:customStyle="1" w:styleId="Apndice">
    <w:name w:val="Apêndice"/>
    <w:qFormat/>
    <w:rsid w:val="00BE24FD"/>
    <w:rPr>
      <w:b/>
      <w:sz w:val="24"/>
      <w:szCs w:val="24"/>
    </w:rPr>
  </w:style>
  <w:style w:type="character" w:customStyle="1" w:styleId="apple-converted-space">
    <w:name w:val="apple-converted-space"/>
    <w:basedOn w:val="Fontepargpadro"/>
    <w:rsid w:val="00663B02"/>
  </w:style>
  <w:style w:type="character" w:styleId="TextodoEspaoReservado">
    <w:name w:val="Placeholder Text"/>
    <w:basedOn w:val="Fontepargpadro"/>
    <w:uiPriority w:val="99"/>
    <w:semiHidden/>
    <w:rsid w:val="00357526"/>
    <w:rPr>
      <w:color w:val="808080"/>
    </w:rPr>
  </w:style>
  <w:style w:type="paragraph" w:styleId="Assuntodocomentrio">
    <w:name w:val="annotation subject"/>
    <w:basedOn w:val="Textodecomentrio"/>
    <w:next w:val="Textodecomentrio"/>
    <w:link w:val="AssuntodocomentrioChar"/>
    <w:uiPriority w:val="99"/>
    <w:semiHidden/>
    <w:unhideWhenUsed/>
    <w:rsid w:val="006F7A18"/>
    <w:pPr>
      <w:spacing w:line="240" w:lineRule="auto"/>
    </w:pPr>
    <w:rPr>
      <w:b/>
      <w:bCs/>
    </w:rPr>
  </w:style>
  <w:style w:type="character" w:customStyle="1" w:styleId="TextodecomentrioChar">
    <w:name w:val="Texto de comentário Char"/>
    <w:basedOn w:val="Fontepargpadro"/>
    <w:link w:val="Textodecomentrio"/>
    <w:semiHidden/>
    <w:rsid w:val="006F7A18"/>
  </w:style>
  <w:style w:type="character" w:customStyle="1" w:styleId="AssuntodocomentrioChar">
    <w:name w:val="Assunto do comentário Char"/>
    <w:basedOn w:val="TextodecomentrioChar"/>
    <w:link w:val="Assuntodocomentrio"/>
    <w:uiPriority w:val="99"/>
    <w:semiHidden/>
    <w:rsid w:val="006F7A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298654">
      <w:bodyDiv w:val="1"/>
      <w:marLeft w:val="0"/>
      <w:marRight w:val="0"/>
      <w:marTop w:val="0"/>
      <w:marBottom w:val="0"/>
      <w:divBdr>
        <w:top w:val="none" w:sz="0" w:space="0" w:color="auto"/>
        <w:left w:val="none" w:sz="0" w:space="0" w:color="auto"/>
        <w:bottom w:val="none" w:sz="0" w:space="0" w:color="auto"/>
        <w:right w:val="none" w:sz="0" w:space="0" w:color="auto"/>
      </w:divBdr>
    </w:div>
    <w:div w:id="127358453">
      <w:bodyDiv w:val="1"/>
      <w:marLeft w:val="0"/>
      <w:marRight w:val="0"/>
      <w:marTop w:val="0"/>
      <w:marBottom w:val="0"/>
      <w:divBdr>
        <w:top w:val="none" w:sz="0" w:space="0" w:color="auto"/>
        <w:left w:val="none" w:sz="0" w:space="0" w:color="auto"/>
        <w:bottom w:val="none" w:sz="0" w:space="0" w:color="auto"/>
        <w:right w:val="none" w:sz="0" w:space="0" w:color="auto"/>
      </w:divBdr>
    </w:div>
    <w:div w:id="157116702">
      <w:bodyDiv w:val="1"/>
      <w:marLeft w:val="0"/>
      <w:marRight w:val="0"/>
      <w:marTop w:val="0"/>
      <w:marBottom w:val="0"/>
      <w:divBdr>
        <w:top w:val="none" w:sz="0" w:space="0" w:color="auto"/>
        <w:left w:val="none" w:sz="0" w:space="0" w:color="auto"/>
        <w:bottom w:val="none" w:sz="0" w:space="0" w:color="auto"/>
        <w:right w:val="none" w:sz="0" w:space="0" w:color="auto"/>
      </w:divBdr>
    </w:div>
    <w:div w:id="249387828">
      <w:bodyDiv w:val="1"/>
      <w:marLeft w:val="0"/>
      <w:marRight w:val="0"/>
      <w:marTop w:val="0"/>
      <w:marBottom w:val="0"/>
      <w:divBdr>
        <w:top w:val="none" w:sz="0" w:space="0" w:color="auto"/>
        <w:left w:val="none" w:sz="0" w:space="0" w:color="auto"/>
        <w:bottom w:val="none" w:sz="0" w:space="0" w:color="auto"/>
        <w:right w:val="none" w:sz="0" w:space="0" w:color="auto"/>
      </w:divBdr>
      <w:divsChild>
        <w:div w:id="1012804191">
          <w:marLeft w:val="0"/>
          <w:marRight w:val="0"/>
          <w:marTop w:val="0"/>
          <w:marBottom w:val="0"/>
          <w:divBdr>
            <w:top w:val="none" w:sz="0" w:space="0" w:color="auto"/>
            <w:left w:val="none" w:sz="0" w:space="0" w:color="auto"/>
            <w:bottom w:val="none" w:sz="0" w:space="0" w:color="auto"/>
            <w:right w:val="none" w:sz="0" w:space="0" w:color="auto"/>
          </w:divBdr>
          <w:divsChild>
            <w:div w:id="85854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3039">
      <w:bodyDiv w:val="1"/>
      <w:marLeft w:val="0"/>
      <w:marRight w:val="0"/>
      <w:marTop w:val="0"/>
      <w:marBottom w:val="0"/>
      <w:divBdr>
        <w:top w:val="none" w:sz="0" w:space="0" w:color="auto"/>
        <w:left w:val="none" w:sz="0" w:space="0" w:color="auto"/>
        <w:bottom w:val="none" w:sz="0" w:space="0" w:color="auto"/>
        <w:right w:val="none" w:sz="0" w:space="0" w:color="auto"/>
      </w:divBdr>
    </w:div>
    <w:div w:id="371149604">
      <w:bodyDiv w:val="1"/>
      <w:marLeft w:val="0"/>
      <w:marRight w:val="0"/>
      <w:marTop w:val="0"/>
      <w:marBottom w:val="0"/>
      <w:divBdr>
        <w:top w:val="none" w:sz="0" w:space="0" w:color="auto"/>
        <w:left w:val="none" w:sz="0" w:space="0" w:color="auto"/>
        <w:bottom w:val="none" w:sz="0" w:space="0" w:color="auto"/>
        <w:right w:val="none" w:sz="0" w:space="0" w:color="auto"/>
      </w:divBdr>
    </w:div>
    <w:div w:id="425735779">
      <w:bodyDiv w:val="1"/>
      <w:marLeft w:val="0"/>
      <w:marRight w:val="0"/>
      <w:marTop w:val="0"/>
      <w:marBottom w:val="0"/>
      <w:divBdr>
        <w:top w:val="none" w:sz="0" w:space="0" w:color="auto"/>
        <w:left w:val="none" w:sz="0" w:space="0" w:color="auto"/>
        <w:bottom w:val="none" w:sz="0" w:space="0" w:color="auto"/>
        <w:right w:val="none" w:sz="0" w:space="0" w:color="auto"/>
      </w:divBdr>
    </w:div>
    <w:div w:id="457919235">
      <w:bodyDiv w:val="1"/>
      <w:marLeft w:val="0"/>
      <w:marRight w:val="0"/>
      <w:marTop w:val="0"/>
      <w:marBottom w:val="0"/>
      <w:divBdr>
        <w:top w:val="none" w:sz="0" w:space="0" w:color="auto"/>
        <w:left w:val="none" w:sz="0" w:space="0" w:color="auto"/>
        <w:bottom w:val="none" w:sz="0" w:space="0" w:color="auto"/>
        <w:right w:val="none" w:sz="0" w:space="0" w:color="auto"/>
      </w:divBdr>
    </w:div>
    <w:div w:id="535772360">
      <w:bodyDiv w:val="1"/>
      <w:marLeft w:val="0"/>
      <w:marRight w:val="0"/>
      <w:marTop w:val="0"/>
      <w:marBottom w:val="0"/>
      <w:divBdr>
        <w:top w:val="none" w:sz="0" w:space="0" w:color="auto"/>
        <w:left w:val="none" w:sz="0" w:space="0" w:color="auto"/>
        <w:bottom w:val="none" w:sz="0" w:space="0" w:color="auto"/>
        <w:right w:val="none" w:sz="0" w:space="0" w:color="auto"/>
      </w:divBdr>
    </w:div>
    <w:div w:id="773325405">
      <w:bodyDiv w:val="1"/>
      <w:marLeft w:val="0"/>
      <w:marRight w:val="0"/>
      <w:marTop w:val="0"/>
      <w:marBottom w:val="0"/>
      <w:divBdr>
        <w:top w:val="none" w:sz="0" w:space="0" w:color="auto"/>
        <w:left w:val="none" w:sz="0" w:space="0" w:color="auto"/>
        <w:bottom w:val="none" w:sz="0" w:space="0" w:color="auto"/>
        <w:right w:val="none" w:sz="0" w:space="0" w:color="auto"/>
      </w:divBdr>
      <w:divsChild>
        <w:div w:id="1933661198">
          <w:marLeft w:val="0"/>
          <w:marRight w:val="0"/>
          <w:marTop w:val="480"/>
          <w:marBottom w:val="0"/>
          <w:divBdr>
            <w:top w:val="none" w:sz="0" w:space="0" w:color="auto"/>
            <w:left w:val="none" w:sz="0" w:space="0" w:color="auto"/>
            <w:bottom w:val="none" w:sz="0" w:space="0" w:color="auto"/>
            <w:right w:val="none" w:sz="0" w:space="0" w:color="auto"/>
          </w:divBdr>
        </w:div>
      </w:divsChild>
    </w:div>
    <w:div w:id="778255737">
      <w:bodyDiv w:val="1"/>
      <w:marLeft w:val="0"/>
      <w:marRight w:val="0"/>
      <w:marTop w:val="0"/>
      <w:marBottom w:val="0"/>
      <w:divBdr>
        <w:top w:val="none" w:sz="0" w:space="0" w:color="auto"/>
        <w:left w:val="none" w:sz="0" w:space="0" w:color="auto"/>
        <w:bottom w:val="none" w:sz="0" w:space="0" w:color="auto"/>
        <w:right w:val="none" w:sz="0" w:space="0" w:color="auto"/>
      </w:divBdr>
      <w:divsChild>
        <w:div w:id="1692954343">
          <w:marLeft w:val="0"/>
          <w:marRight w:val="0"/>
          <w:marTop w:val="288"/>
          <w:marBottom w:val="0"/>
          <w:divBdr>
            <w:top w:val="none" w:sz="0" w:space="0" w:color="auto"/>
            <w:left w:val="none" w:sz="0" w:space="0" w:color="auto"/>
            <w:bottom w:val="none" w:sz="0" w:space="0" w:color="auto"/>
            <w:right w:val="none" w:sz="0" w:space="0" w:color="auto"/>
          </w:divBdr>
        </w:div>
      </w:divsChild>
    </w:div>
    <w:div w:id="822701851">
      <w:bodyDiv w:val="1"/>
      <w:marLeft w:val="0"/>
      <w:marRight w:val="0"/>
      <w:marTop w:val="0"/>
      <w:marBottom w:val="0"/>
      <w:divBdr>
        <w:top w:val="none" w:sz="0" w:space="0" w:color="auto"/>
        <w:left w:val="none" w:sz="0" w:space="0" w:color="auto"/>
        <w:bottom w:val="none" w:sz="0" w:space="0" w:color="auto"/>
        <w:right w:val="none" w:sz="0" w:space="0" w:color="auto"/>
      </w:divBdr>
      <w:divsChild>
        <w:div w:id="1535462063">
          <w:marLeft w:val="0"/>
          <w:marRight w:val="0"/>
          <w:marTop w:val="0"/>
          <w:marBottom w:val="0"/>
          <w:divBdr>
            <w:top w:val="none" w:sz="0" w:space="0" w:color="auto"/>
            <w:left w:val="none" w:sz="0" w:space="0" w:color="auto"/>
            <w:bottom w:val="none" w:sz="0" w:space="0" w:color="auto"/>
            <w:right w:val="none" w:sz="0" w:space="0" w:color="auto"/>
          </w:divBdr>
          <w:divsChild>
            <w:div w:id="1514686812">
              <w:marLeft w:val="0"/>
              <w:marRight w:val="0"/>
              <w:marTop w:val="0"/>
              <w:marBottom w:val="0"/>
              <w:divBdr>
                <w:top w:val="none" w:sz="0" w:space="0" w:color="auto"/>
                <w:left w:val="none" w:sz="0" w:space="0" w:color="auto"/>
                <w:bottom w:val="none" w:sz="0" w:space="0" w:color="auto"/>
                <w:right w:val="none" w:sz="0" w:space="0" w:color="auto"/>
              </w:divBdr>
              <w:divsChild>
                <w:div w:id="1006832496">
                  <w:marLeft w:val="0"/>
                  <w:marRight w:val="0"/>
                  <w:marTop w:val="0"/>
                  <w:marBottom w:val="0"/>
                  <w:divBdr>
                    <w:top w:val="none" w:sz="0" w:space="0" w:color="auto"/>
                    <w:left w:val="none" w:sz="0" w:space="0" w:color="auto"/>
                    <w:bottom w:val="none" w:sz="0" w:space="0" w:color="auto"/>
                    <w:right w:val="none" w:sz="0" w:space="0" w:color="auto"/>
                  </w:divBdr>
                  <w:divsChild>
                    <w:div w:id="1140265787">
                      <w:marLeft w:val="0"/>
                      <w:marRight w:val="0"/>
                      <w:marTop w:val="0"/>
                      <w:marBottom w:val="0"/>
                      <w:divBdr>
                        <w:top w:val="none" w:sz="0" w:space="0" w:color="auto"/>
                        <w:left w:val="none" w:sz="0" w:space="0" w:color="auto"/>
                        <w:bottom w:val="none" w:sz="0" w:space="0" w:color="auto"/>
                        <w:right w:val="none" w:sz="0" w:space="0" w:color="auto"/>
                      </w:divBdr>
                      <w:divsChild>
                        <w:div w:id="1882861226">
                          <w:marLeft w:val="0"/>
                          <w:marRight w:val="0"/>
                          <w:marTop w:val="0"/>
                          <w:marBottom w:val="0"/>
                          <w:divBdr>
                            <w:top w:val="none" w:sz="0" w:space="0" w:color="auto"/>
                            <w:left w:val="none" w:sz="0" w:space="0" w:color="auto"/>
                            <w:bottom w:val="none" w:sz="0" w:space="0" w:color="auto"/>
                            <w:right w:val="none" w:sz="0" w:space="0" w:color="auto"/>
                          </w:divBdr>
                          <w:divsChild>
                            <w:div w:id="559899594">
                              <w:marLeft w:val="0"/>
                              <w:marRight w:val="0"/>
                              <w:marTop w:val="0"/>
                              <w:marBottom w:val="0"/>
                              <w:divBdr>
                                <w:top w:val="none" w:sz="0" w:space="0" w:color="auto"/>
                                <w:left w:val="none" w:sz="0" w:space="0" w:color="auto"/>
                                <w:bottom w:val="none" w:sz="0" w:space="0" w:color="auto"/>
                                <w:right w:val="none" w:sz="0" w:space="0" w:color="auto"/>
                              </w:divBdr>
                              <w:divsChild>
                                <w:div w:id="25061434">
                                  <w:marLeft w:val="0"/>
                                  <w:marRight w:val="0"/>
                                  <w:marTop w:val="0"/>
                                  <w:marBottom w:val="0"/>
                                  <w:divBdr>
                                    <w:top w:val="none" w:sz="0" w:space="0" w:color="auto"/>
                                    <w:left w:val="none" w:sz="0" w:space="0" w:color="auto"/>
                                    <w:bottom w:val="none" w:sz="0" w:space="0" w:color="auto"/>
                                    <w:right w:val="none" w:sz="0" w:space="0" w:color="auto"/>
                                  </w:divBdr>
                                  <w:divsChild>
                                    <w:div w:id="176279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439676">
                  <w:marLeft w:val="0"/>
                  <w:marRight w:val="0"/>
                  <w:marTop w:val="0"/>
                  <w:marBottom w:val="0"/>
                  <w:divBdr>
                    <w:top w:val="none" w:sz="0" w:space="0" w:color="auto"/>
                    <w:left w:val="none" w:sz="0" w:space="0" w:color="auto"/>
                    <w:bottom w:val="none" w:sz="0" w:space="0" w:color="auto"/>
                    <w:right w:val="none" w:sz="0" w:space="0" w:color="auto"/>
                  </w:divBdr>
                  <w:divsChild>
                    <w:div w:id="620066998">
                      <w:marLeft w:val="0"/>
                      <w:marRight w:val="0"/>
                      <w:marTop w:val="0"/>
                      <w:marBottom w:val="0"/>
                      <w:divBdr>
                        <w:top w:val="none" w:sz="0" w:space="0" w:color="auto"/>
                        <w:left w:val="none" w:sz="0" w:space="0" w:color="auto"/>
                        <w:bottom w:val="none" w:sz="0" w:space="0" w:color="auto"/>
                        <w:right w:val="none" w:sz="0" w:space="0" w:color="auto"/>
                      </w:divBdr>
                      <w:divsChild>
                        <w:div w:id="292099272">
                          <w:marLeft w:val="0"/>
                          <w:marRight w:val="0"/>
                          <w:marTop w:val="0"/>
                          <w:marBottom w:val="0"/>
                          <w:divBdr>
                            <w:top w:val="none" w:sz="0" w:space="0" w:color="auto"/>
                            <w:left w:val="none" w:sz="0" w:space="0" w:color="auto"/>
                            <w:bottom w:val="none" w:sz="0" w:space="0" w:color="auto"/>
                            <w:right w:val="none" w:sz="0" w:space="0" w:color="auto"/>
                          </w:divBdr>
                        </w:div>
                        <w:div w:id="1218131162">
                          <w:marLeft w:val="0"/>
                          <w:marRight w:val="0"/>
                          <w:marTop w:val="20"/>
                          <w:marBottom w:val="0"/>
                          <w:divBdr>
                            <w:top w:val="none" w:sz="0" w:space="0" w:color="auto"/>
                            <w:left w:val="none" w:sz="0" w:space="0" w:color="auto"/>
                            <w:bottom w:val="none" w:sz="0" w:space="0" w:color="auto"/>
                            <w:right w:val="none" w:sz="0" w:space="0" w:color="auto"/>
                          </w:divBdr>
                          <w:divsChild>
                            <w:div w:id="1236672823">
                              <w:marLeft w:val="81"/>
                              <w:marRight w:val="240"/>
                              <w:marTop w:val="0"/>
                              <w:marBottom w:val="0"/>
                              <w:divBdr>
                                <w:top w:val="none" w:sz="0" w:space="0" w:color="auto"/>
                                <w:left w:val="none" w:sz="0" w:space="0" w:color="auto"/>
                                <w:bottom w:val="none" w:sz="0" w:space="0" w:color="auto"/>
                                <w:right w:val="none" w:sz="0" w:space="0" w:color="auto"/>
                              </w:divBdr>
                            </w:div>
                          </w:divsChild>
                        </w:div>
                        <w:div w:id="1319264094">
                          <w:marLeft w:val="0"/>
                          <w:marRight w:val="0"/>
                          <w:marTop w:val="0"/>
                          <w:marBottom w:val="0"/>
                          <w:divBdr>
                            <w:top w:val="single" w:sz="4" w:space="12" w:color="999999"/>
                            <w:left w:val="single" w:sz="4" w:space="12" w:color="999999"/>
                            <w:bottom w:val="single" w:sz="4" w:space="12" w:color="999999"/>
                            <w:right w:val="single" w:sz="4" w:space="12" w:color="999999"/>
                          </w:divBdr>
                          <w:divsChild>
                            <w:div w:id="1283918744">
                              <w:marLeft w:val="0"/>
                              <w:marRight w:val="0"/>
                              <w:marTop w:val="0"/>
                              <w:marBottom w:val="0"/>
                              <w:divBdr>
                                <w:top w:val="none" w:sz="0" w:space="0" w:color="auto"/>
                                <w:left w:val="none" w:sz="0" w:space="0" w:color="auto"/>
                                <w:bottom w:val="none" w:sz="0" w:space="0" w:color="auto"/>
                                <w:right w:val="none" w:sz="0" w:space="0" w:color="auto"/>
                              </w:divBdr>
                            </w:div>
                          </w:divsChild>
                        </w:div>
                        <w:div w:id="1453669907">
                          <w:marLeft w:val="0"/>
                          <w:marRight w:val="0"/>
                          <w:marTop w:val="0"/>
                          <w:marBottom w:val="0"/>
                          <w:divBdr>
                            <w:top w:val="none" w:sz="0" w:space="0" w:color="auto"/>
                            <w:left w:val="none" w:sz="0" w:space="0" w:color="auto"/>
                            <w:bottom w:val="none" w:sz="0" w:space="0" w:color="auto"/>
                            <w:right w:val="none" w:sz="0" w:space="0" w:color="auto"/>
                          </w:divBdr>
                        </w:div>
                        <w:div w:id="1938950949">
                          <w:marLeft w:val="0"/>
                          <w:marRight w:val="0"/>
                          <w:marTop w:val="0"/>
                          <w:marBottom w:val="0"/>
                          <w:divBdr>
                            <w:top w:val="none" w:sz="0" w:space="0" w:color="auto"/>
                            <w:left w:val="none" w:sz="0" w:space="0" w:color="auto"/>
                            <w:bottom w:val="none" w:sz="0" w:space="0" w:color="auto"/>
                            <w:right w:val="none" w:sz="0" w:space="0" w:color="auto"/>
                          </w:divBdr>
                        </w:div>
                        <w:div w:id="2120639745">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67916875">
      <w:bodyDiv w:val="1"/>
      <w:marLeft w:val="0"/>
      <w:marRight w:val="0"/>
      <w:marTop w:val="0"/>
      <w:marBottom w:val="0"/>
      <w:divBdr>
        <w:top w:val="none" w:sz="0" w:space="0" w:color="auto"/>
        <w:left w:val="none" w:sz="0" w:space="0" w:color="auto"/>
        <w:bottom w:val="none" w:sz="0" w:space="0" w:color="auto"/>
        <w:right w:val="none" w:sz="0" w:space="0" w:color="auto"/>
      </w:divBdr>
      <w:divsChild>
        <w:div w:id="1945335748">
          <w:marLeft w:val="0"/>
          <w:marRight w:val="0"/>
          <w:marTop w:val="0"/>
          <w:marBottom w:val="0"/>
          <w:divBdr>
            <w:top w:val="none" w:sz="0" w:space="0" w:color="auto"/>
            <w:left w:val="none" w:sz="0" w:space="0" w:color="auto"/>
            <w:bottom w:val="none" w:sz="0" w:space="0" w:color="auto"/>
            <w:right w:val="none" w:sz="0" w:space="0" w:color="auto"/>
          </w:divBdr>
          <w:divsChild>
            <w:div w:id="1596085834">
              <w:marLeft w:val="0"/>
              <w:marRight w:val="0"/>
              <w:marTop w:val="0"/>
              <w:marBottom w:val="0"/>
              <w:divBdr>
                <w:top w:val="none" w:sz="0" w:space="0" w:color="auto"/>
                <w:left w:val="none" w:sz="0" w:space="0" w:color="auto"/>
                <w:bottom w:val="none" w:sz="0" w:space="0" w:color="auto"/>
                <w:right w:val="none" w:sz="0" w:space="0" w:color="auto"/>
              </w:divBdr>
              <w:divsChild>
                <w:div w:id="2115006104">
                  <w:marLeft w:val="0"/>
                  <w:marRight w:val="0"/>
                  <w:marTop w:val="0"/>
                  <w:marBottom w:val="0"/>
                  <w:divBdr>
                    <w:top w:val="none" w:sz="0" w:space="0" w:color="auto"/>
                    <w:left w:val="none" w:sz="0" w:space="0" w:color="auto"/>
                    <w:bottom w:val="none" w:sz="0" w:space="0" w:color="auto"/>
                    <w:right w:val="none" w:sz="0" w:space="0" w:color="auto"/>
                  </w:divBdr>
                  <w:divsChild>
                    <w:div w:id="1817644833">
                      <w:marLeft w:val="0"/>
                      <w:marRight w:val="0"/>
                      <w:marTop w:val="0"/>
                      <w:marBottom w:val="0"/>
                      <w:divBdr>
                        <w:top w:val="none" w:sz="0" w:space="0" w:color="auto"/>
                        <w:left w:val="none" w:sz="0" w:space="0" w:color="auto"/>
                        <w:bottom w:val="none" w:sz="0" w:space="0" w:color="auto"/>
                        <w:right w:val="none" w:sz="0" w:space="0" w:color="auto"/>
                      </w:divBdr>
                      <w:divsChild>
                        <w:div w:id="916017030">
                          <w:marLeft w:val="0"/>
                          <w:marRight w:val="0"/>
                          <w:marTop w:val="0"/>
                          <w:marBottom w:val="0"/>
                          <w:divBdr>
                            <w:top w:val="none" w:sz="0" w:space="0" w:color="auto"/>
                            <w:left w:val="none" w:sz="0" w:space="0" w:color="auto"/>
                            <w:bottom w:val="none" w:sz="0" w:space="0" w:color="auto"/>
                            <w:right w:val="none" w:sz="0" w:space="0" w:color="auto"/>
                          </w:divBdr>
                          <w:divsChild>
                            <w:div w:id="815298323">
                              <w:marLeft w:val="0"/>
                              <w:marRight w:val="0"/>
                              <w:marTop w:val="0"/>
                              <w:marBottom w:val="0"/>
                              <w:divBdr>
                                <w:top w:val="none" w:sz="0" w:space="0" w:color="auto"/>
                                <w:left w:val="none" w:sz="0" w:space="0" w:color="auto"/>
                                <w:bottom w:val="none" w:sz="0" w:space="0" w:color="auto"/>
                                <w:right w:val="none" w:sz="0" w:space="0" w:color="auto"/>
                              </w:divBdr>
                              <w:divsChild>
                                <w:div w:id="20213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7928269">
      <w:bodyDiv w:val="1"/>
      <w:marLeft w:val="0"/>
      <w:marRight w:val="0"/>
      <w:marTop w:val="0"/>
      <w:marBottom w:val="0"/>
      <w:divBdr>
        <w:top w:val="none" w:sz="0" w:space="0" w:color="auto"/>
        <w:left w:val="none" w:sz="0" w:space="0" w:color="auto"/>
        <w:bottom w:val="none" w:sz="0" w:space="0" w:color="auto"/>
        <w:right w:val="none" w:sz="0" w:space="0" w:color="auto"/>
      </w:divBdr>
      <w:divsChild>
        <w:div w:id="288056128">
          <w:marLeft w:val="0"/>
          <w:marRight w:val="0"/>
          <w:marTop w:val="0"/>
          <w:marBottom w:val="0"/>
          <w:divBdr>
            <w:top w:val="none" w:sz="0" w:space="0" w:color="auto"/>
            <w:left w:val="none" w:sz="0" w:space="0" w:color="auto"/>
            <w:bottom w:val="none" w:sz="0" w:space="0" w:color="auto"/>
            <w:right w:val="none" w:sz="0" w:space="0" w:color="auto"/>
          </w:divBdr>
          <w:divsChild>
            <w:div w:id="1516503421">
              <w:marLeft w:val="0"/>
              <w:marRight w:val="0"/>
              <w:marTop w:val="0"/>
              <w:marBottom w:val="0"/>
              <w:divBdr>
                <w:top w:val="none" w:sz="0" w:space="0" w:color="auto"/>
                <w:left w:val="none" w:sz="0" w:space="0" w:color="auto"/>
                <w:bottom w:val="none" w:sz="0" w:space="0" w:color="auto"/>
                <w:right w:val="none" w:sz="0" w:space="0" w:color="auto"/>
              </w:divBdr>
              <w:divsChild>
                <w:div w:id="1445348609">
                  <w:marLeft w:val="0"/>
                  <w:marRight w:val="0"/>
                  <w:marTop w:val="0"/>
                  <w:marBottom w:val="0"/>
                  <w:divBdr>
                    <w:top w:val="none" w:sz="0" w:space="0" w:color="auto"/>
                    <w:left w:val="none" w:sz="0" w:space="0" w:color="auto"/>
                    <w:bottom w:val="none" w:sz="0" w:space="0" w:color="auto"/>
                    <w:right w:val="none" w:sz="0" w:space="0" w:color="auto"/>
                  </w:divBdr>
                  <w:divsChild>
                    <w:div w:id="1644122166">
                      <w:marLeft w:val="0"/>
                      <w:marRight w:val="0"/>
                      <w:marTop w:val="0"/>
                      <w:marBottom w:val="0"/>
                      <w:divBdr>
                        <w:top w:val="none" w:sz="0" w:space="0" w:color="auto"/>
                        <w:left w:val="none" w:sz="0" w:space="0" w:color="auto"/>
                        <w:bottom w:val="none" w:sz="0" w:space="0" w:color="auto"/>
                        <w:right w:val="none" w:sz="0" w:space="0" w:color="auto"/>
                      </w:divBdr>
                      <w:divsChild>
                        <w:div w:id="2011256510">
                          <w:marLeft w:val="0"/>
                          <w:marRight w:val="0"/>
                          <w:marTop w:val="0"/>
                          <w:marBottom w:val="0"/>
                          <w:divBdr>
                            <w:top w:val="none" w:sz="0" w:space="0" w:color="auto"/>
                            <w:left w:val="none" w:sz="0" w:space="0" w:color="auto"/>
                            <w:bottom w:val="none" w:sz="0" w:space="0" w:color="auto"/>
                            <w:right w:val="none" w:sz="0" w:space="0" w:color="auto"/>
                          </w:divBdr>
                          <w:divsChild>
                            <w:div w:id="94711457">
                              <w:marLeft w:val="0"/>
                              <w:marRight w:val="0"/>
                              <w:marTop w:val="0"/>
                              <w:marBottom w:val="0"/>
                              <w:divBdr>
                                <w:top w:val="none" w:sz="0" w:space="0" w:color="auto"/>
                                <w:left w:val="none" w:sz="0" w:space="0" w:color="auto"/>
                                <w:bottom w:val="none" w:sz="0" w:space="0" w:color="auto"/>
                                <w:right w:val="none" w:sz="0" w:space="0" w:color="auto"/>
                              </w:divBdr>
                              <w:divsChild>
                                <w:div w:id="104525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8683111">
      <w:bodyDiv w:val="1"/>
      <w:marLeft w:val="0"/>
      <w:marRight w:val="0"/>
      <w:marTop w:val="0"/>
      <w:marBottom w:val="0"/>
      <w:divBdr>
        <w:top w:val="none" w:sz="0" w:space="0" w:color="auto"/>
        <w:left w:val="none" w:sz="0" w:space="0" w:color="auto"/>
        <w:bottom w:val="none" w:sz="0" w:space="0" w:color="auto"/>
        <w:right w:val="none" w:sz="0" w:space="0" w:color="auto"/>
      </w:divBdr>
      <w:divsChild>
        <w:div w:id="336200903">
          <w:marLeft w:val="0"/>
          <w:marRight w:val="0"/>
          <w:marTop w:val="336"/>
          <w:marBottom w:val="0"/>
          <w:divBdr>
            <w:top w:val="none" w:sz="0" w:space="0" w:color="auto"/>
            <w:left w:val="none" w:sz="0" w:space="0" w:color="auto"/>
            <w:bottom w:val="none" w:sz="0" w:space="0" w:color="auto"/>
            <w:right w:val="none" w:sz="0" w:space="0" w:color="auto"/>
          </w:divBdr>
        </w:div>
      </w:divsChild>
    </w:div>
    <w:div w:id="1377461280">
      <w:bodyDiv w:val="1"/>
      <w:marLeft w:val="0"/>
      <w:marRight w:val="0"/>
      <w:marTop w:val="0"/>
      <w:marBottom w:val="0"/>
      <w:divBdr>
        <w:top w:val="none" w:sz="0" w:space="0" w:color="auto"/>
        <w:left w:val="none" w:sz="0" w:space="0" w:color="auto"/>
        <w:bottom w:val="none" w:sz="0" w:space="0" w:color="auto"/>
        <w:right w:val="none" w:sz="0" w:space="0" w:color="auto"/>
      </w:divBdr>
      <w:divsChild>
        <w:div w:id="47730956">
          <w:marLeft w:val="0"/>
          <w:marRight w:val="0"/>
          <w:marTop w:val="0"/>
          <w:marBottom w:val="0"/>
          <w:divBdr>
            <w:top w:val="none" w:sz="0" w:space="0" w:color="auto"/>
            <w:left w:val="none" w:sz="0" w:space="0" w:color="auto"/>
            <w:bottom w:val="none" w:sz="0" w:space="0" w:color="auto"/>
            <w:right w:val="none" w:sz="0" w:space="0" w:color="auto"/>
          </w:divBdr>
          <w:divsChild>
            <w:div w:id="422796625">
              <w:marLeft w:val="0"/>
              <w:marRight w:val="0"/>
              <w:marTop w:val="0"/>
              <w:marBottom w:val="101"/>
              <w:divBdr>
                <w:top w:val="none" w:sz="0" w:space="0" w:color="auto"/>
                <w:left w:val="none" w:sz="0" w:space="0" w:color="auto"/>
                <w:bottom w:val="none" w:sz="0" w:space="0" w:color="auto"/>
                <w:right w:val="none" w:sz="0" w:space="0" w:color="auto"/>
              </w:divBdr>
              <w:divsChild>
                <w:div w:id="685248814">
                  <w:marLeft w:val="0"/>
                  <w:marRight w:val="0"/>
                  <w:marTop w:val="0"/>
                  <w:marBottom w:val="0"/>
                  <w:divBdr>
                    <w:top w:val="none" w:sz="0" w:space="0" w:color="auto"/>
                    <w:left w:val="none" w:sz="0" w:space="0" w:color="auto"/>
                    <w:bottom w:val="none" w:sz="0" w:space="0" w:color="auto"/>
                    <w:right w:val="none" w:sz="0" w:space="0" w:color="auto"/>
                  </w:divBdr>
                  <w:divsChild>
                    <w:div w:id="160583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131271">
      <w:bodyDiv w:val="1"/>
      <w:marLeft w:val="0"/>
      <w:marRight w:val="0"/>
      <w:marTop w:val="0"/>
      <w:marBottom w:val="0"/>
      <w:divBdr>
        <w:top w:val="none" w:sz="0" w:space="0" w:color="auto"/>
        <w:left w:val="none" w:sz="0" w:space="0" w:color="auto"/>
        <w:bottom w:val="none" w:sz="0" w:space="0" w:color="auto"/>
        <w:right w:val="none" w:sz="0" w:space="0" w:color="auto"/>
      </w:divBdr>
    </w:div>
    <w:div w:id="1465780200">
      <w:bodyDiv w:val="1"/>
      <w:marLeft w:val="0"/>
      <w:marRight w:val="0"/>
      <w:marTop w:val="0"/>
      <w:marBottom w:val="0"/>
      <w:divBdr>
        <w:top w:val="none" w:sz="0" w:space="0" w:color="auto"/>
        <w:left w:val="none" w:sz="0" w:space="0" w:color="auto"/>
        <w:bottom w:val="none" w:sz="0" w:space="0" w:color="auto"/>
        <w:right w:val="none" w:sz="0" w:space="0" w:color="auto"/>
      </w:divBdr>
      <w:divsChild>
        <w:div w:id="1680961202">
          <w:marLeft w:val="0"/>
          <w:marRight w:val="0"/>
          <w:marTop w:val="0"/>
          <w:marBottom w:val="0"/>
          <w:divBdr>
            <w:top w:val="none" w:sz="0" w:space="0" w:color="auto"/>
            <w:left w:val="none" w:sz="0" w:space="0" w:color="auto"/>
            <w:bottom w:val="none" w:sz="0" w:space="0" w:color="auto"/>
            <w:right w:val="none" w:sz="0" w:space="0" w:color="auto"/>
          </w:divBdr>
          <w:divsChild>
            <w:div w:id="376397226">
              <w:marLeft w:val="0"/>
              <w:marRight w:val="0"/>
              <w:marTop w:val="0"/>
              <w:marBottom w:val="0"/>
              <w:divBdr>
                <w:top w:val="none" w:sz="0" w:space="0" w:color="auto"/>
                <w:left w:val="none" w:sz="0" w:space="0" w:color="auto"/>
                <w:bottom w:val="none" w:sz="0" w:space="0" w:color="auto"/>
                <w:right w:val="none" w:sz="0" w:space="0" w:color="auto"/>
              </w:divBdr>
              <w:divsChild>
                <w:div w:id="1117607055">
                  <w:marLeft w:val="0"/>
                  <w:marRight w:val="0"/>
                  <w:marTop w:val="0"/>
                  <w:marBottom w:val="0"/>
                  <w:divBdr>
                    <w:top w:val="none" w:sz="0" w:space="0" w:color="auto"/>
                    <w:left w:val="none" w:sz="0" w:space="0" w:color="auto"/>
                    <w:bottom w:val="none" w:sz="0" w:space="0" w:color="auto"/>
                    <w:right w:val="none" w:sz="0" w:space="0" w:color="auto"/>
                  </w:divBdr>
                  <w:divsChild>
                    <w:div w:id="1255014745">
                      <w:marLeft w:val="0"/>
                      <w:marRight w:val="0"/>
                      <w:marTop w:val="0"/>
                      <w:marBottom w:val="0"/>
                      <w:divBdr>
                        <w:top w:val="none" w:sz="0" w:space="0" w:color="auto"/>
                        <w:left w:val="none" w:sz="0" w:space="0" w:color="auto"/>
                        <w:bottom w:val="none" w:sz="0" w:space="0" w:color="auto"/>
                        <w:right w:val="none" w:sz="0" w:space="0" w:color="auto"/>
                      </w:divBdr>
                      <w:divsChild>
                        <w:div w:id="356542483">
                          <w:marLeft w:val="0"/>
                          <w:marRight w:val="0"/>
                          <w:marTop w:val="0"/>
                          <w:marBottom w:val="0"/>
                          <w:divBdr>
                            <w:top w:val="none" w:sz="0" w:space="0" w:color="auto"/>
                            <w:left w:val="none" w:sz="0" w:space="0" w:color="auto"/>
                            <w:bottom w:val="none" w:sz="0" w:space="0" w:color="auto"/>
                            <w:right w:val="none" w:sz="0" w:space="0" w:color="auto"/>
                          </w:divBdr>
                          <w:divsChild>
                            <w:div w:id="542521679">
                              <w:marLeft w:val="0"/>
                              <w:marRight w:val="0"/>
                              <w:marTop w:val="480"/>
                              <w:marBottom w:val="0"/>
                              <w:divBdr>
                                <w:top w:val="none" w:sz="0" w:space="0" w:color="auto"/>
                                <w:left w:val="none" w:sz="0" w:space="0" w:color="auto"/>
                                <w:bottom w:val="none" w:sz="0" w:space="0" w:color="auto"/>
                                <w:right w:val="none" w:sz="0" w:space="0" w:color="auto"/>
                              </w:divBdr>
                            </w:div>
                            <w:div w:id="825439910">
                              <w:marLeft w:val="0"/>
                              <w:marRight w:val="0"/>
                              <w:marTop w:val="0"/>
                              <w:marBottom w:val="0"/>
                              <w:divBdr>
                                <w:top w:val="none" w:sz="0" w:space="0" w:color="auto"/>
                                <w:left w:val="none" w:sz="0" w:space="0" w:color="auto"/>
                                <w:bottom w:val="none" w:sz="0" w:space="0" w:color="auto"/>
                                <w:right w:val="none" w:sz="0" w:space="0" w:color="auto"/>
                              </w:divBdr>
                            </w:div>
                            <w:div w:id="1097482469">
                              <w:marLeft w:val="0"/>
                              <w:marRight w:val="0"/>
                              <w:marTop w:val="139"/>
                              <w:marBottom w:val="0"/>
                              <w:divBdr>
                                <w:top w:val="none" w:sz="0" w:space="0" w:color="auto"/>
                                <w:left w:val="none" w:sz="0" w:space="0" w:color="auto"/>
                                <w:bottom w:val="none" w:sz="0" w:space="0" w:color="auto"/>
                                <w:right w:val="none" w:sz="0" w:space="0" w:color="auto"/>
                              </w:divBdr>
                              <w:divsChild>
                                <w:div w:id="120806278">
                                  <w:marLeft w:val="0"/>
                                  <w:marRight w:val="240"/>
                                  <w:marTop w:val="0"/>
                                  <w:marBottom w:val="0"/>
                                  <w:divBdr>
                                    <w:top w:val="none" w:sz="0" w:space="0" w:color="auto"/>
                                    <w:left w:val="none" w:sz="0" w:space="0" w:color="auto"/>
                                    <w:bottom w:val="none" w:sz="0" w:space="0" w:color="auto"/>
                                    <w:right w:val="none" w:sz="0" w:space="0" w:color="auto"/>
                                  </w:divBdr>
                                </w:div>
                                <w:div w:id="1766152398">
                                  <w:marLeft w:val="0"/>
                                  <w:marRight w:val="240"/>
                                  <w:marTop w:val="0"/>
                                  <w:marBottom w:val="0"/>
                                  <w:divBdr>
                                    <w:top w:val="none" w:sz="0" w:space="0" w:color="auto"/>
                                    <w:left w:val="none" w:sz="0" w:space="0" w:color="auto"/>
                                    <w:bottom w:val="none" w:sz="0" w:space="0" w:color="auto"/>
                                    <w:right w:val="none" w:sz="0" w:space="0" w:color="auto"/>
                                  </w:divBdr>
                                </w:div>
                              </w:divsChild>
                            </w:div>
                            <w:div w:id="1832791790">
                              <w:marLeft w:val="0"/>
                              <w:marRight w:val="0"/>
                              <w:marTop w:val="0"/>
                              <w:marBottom w:val="0"/>
                              <w:divBdr>
                                <w:top w:val="none" w:sz="0" w:space="0" w:color="auto"/>
                                <w:left w:val="none" w:sz="0" w:space="0" w:color="auto"/>
                                <w:bottom w:val="none" w:sz="0" w:space="0" w:color="auto"/>
                                <w:right w:val="none" w:sz="0" w:space="0" w:color="auto"/>
                              </w:divBdr>
                              <w:divsChild>
                                <w:div w:id="134540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9247660">
      <w:bodyDiv w:val="1"/>
      <w:marLeft w:val="0"/>
      <w:marRight w:val="0"/>
      <w:marTop w:val="0"/>
      <w:marBottom w:val="0"/>
      <w:divBdr>
        <w:top w:val="none" w:sz="0" w:space="0" w:color="auto"/>
        <w:left w:val="none" w:sz="0" w:space="0" w:color="auto"/>
        <w:bottom w:val="none" w:sz="0" w:space="0" w:color="auto"/>
        <w:right w:val="none" w:sz="0" w:space="0" w:color="auto"/>
      </w:divBdr>
      <w:divsChild>
        <w:div w:id="134418135">
          <w:marLeft w:val="0"/>
          <w:marRight w:val="0"/>
          <w:marTop w:val="288"/>
          <w:marBottom w:val="0"/>
          <w:divBdr>
            <w:top w:val="none" w:sz="0" w:space="0" w:color="auto"/>
            <w:left w:val="none" w:sz="0" w:space="0" w:color="auto"/>
            <w:bottom w:val="none" w:sz="0" w:space="0" w:color="auto"/>
            <w:right w:val="none" w:sz="0" w:space="0" w:color="auto"/>
          </w:divBdr>
        </w:div>
      </w:divsChild>
    </w:div>
    <w:div w:id="1582712055">
      <w:bodyDiv w:val="1"/>
      <w:marLeft w:val="0"/>
      <w:marRight w:val="0"/>
      <w:marTop w:val="0"/>
      <w:marBottom w:val="0"/>
      <w:divBdr>
        <w:top w:val="none" w:sz="0" w:space="0" w:color="auto"/>
        <w:left w:val="none" w:sz="0" w:space="0" w:color="auto"/>
        <w:bottom w:val="none" w:sz="0" w:space="0" w:color="auto"/>
        <w:right w:val="none" w:sz="0" w:space="0" w:color="auto"/>
      </w:divBdr>
    </w:div>
    <w:div w:id="1604847282">
      <w:bodyDiv w:val="1"/>
      <w:marLeft w:val="0"/>
      <w:marRight w:val="0"/>
      <w:marTop w:val="0"/>
      <w:marBottom w:val="0"/>
      <w:divBdr>
        <w:top w:val="none" w:sz="0" w:space="0" w:color="auto"/>
        <w:left w:val="none" w:sz="0" w:space="0" w:color="auto"/>
        <w:bottom w:val="none" w:sz="0" w:space="0" w:color="auto"/>
        <w:right w:val="none" w:sz="0" w:space="0" w:color="auto"/>
      </w:divBdr>
    </w:div>
    <w:div w:id="1626345512">
      <w:bodyDiv w:val="1"/>
      <w:marLeft w:val="0"/>
      <w:marRight w:val="0"/>
      <w:marTop w:val="0"/>
      <w:marBottom w:val="0"/>
      <w:divBdr>
        <w:top w:val="none" w:sz="0" w:space="0" w:color="auto"/>
        <w:left w:val="none" w:sz="0" w:space="0" w:color="auto"/>
        <w:bottom w:val="none" w:sz="0" w:space="0" w:color="auto"/>
        <w:right w:val="none" w:sz="0" w:space="0" w:color="auto"/>
      </w:divBdr>
    </w:div>
    <w:div w:id="1634750773">
      <w:bodyDiv w:val="1"/>
      <w:marLeft w:val="0"/>
      <w:marRight w:val="0"/>
      <w:marTop w:val="100"/>
      <w:marBottom w:val="100"/>
      <w:divBdr>
        <w:top w:val="none" w:sz="0" w:space="0" w:color="auto"/>
        <w:left w:val="none" w:sz="0" w:space="0" w:color="auto"/>
        <w:bottom w:val="none" w:sz="0" w:space="0" w:color="auto"/>
        <w:right w:val="none" w:sz="0" w:space="0" w:color="auto"/>
      </w:divBdr>
      <w:divsChild>
        <w:div w:id="1340234354">
          <w:marLeft w:val="0"/>
          <w:marRight w:val="0"/>
          <w:marTop w:val="0"/>
          <w:marBottom w:val="0"/>
          <w:divBdr>
            <w:top w:val="none" w:sz="0" w:space="0" w:color="auto"/>
            <w:left w:val="none" w:sz="0" w:space="0" w:color="auto"/>
            <w:bottom w:val="none" w:sz="0" w:space="0" w:color="auto"/>
            <w:right w:val="none" w:sz="0" w:space="0" w:color="auto"/>
          </w:divBdr>
          <w:divsChild>
            <w:div w:id="584607460">
              <w:marLeft w:val="0"/>
              <w:marRight w:val="0"/>
              <w:marTop w:val="0"/>
              <w:marBottom w:val="0"/>
              <w:divBdr>
                <w:top w:val="none" w:sz="0" w:space="0" w:color="auto"/>
                <w:left w:val="none" w:sz="0" w:space="0" w:color="auto"/>
                <w:bottom w:val="none" w:sz="0" w:space="0" w:color="auto"/>
                <w:right w:val="none" w:sz="0" w:space="0" w:color="auto"/>
              </w:divBdr>
              <w:divsChild>
                <w:div w:id="458375257">
                  <w:marLeft w:val="0"/>
                  <w:marRight w:val="0"/>
                  <w:marTop w:val="0"/>
                  <w:marBottom w:val="0"/>
                  <w:divBdr>
                    <w:top w:val="none" w:sz="0" w:space="0" w:color="auto"/>
                    <w:left w:val="none" w:sz="0" w:space="0" w:color="auto"/>
                    <w:bottom w:val="none" w:sz="0" w:space="0" w:color="auto"/>
                    <w:right w:val="none" w:sz="0" w:space="0" w:color="auto"/>
                  </w:divBdr>
                  <w:divsChild>
                    <w:div w:id="374277518">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021568">
      <w:bodyDiv w:val="1"/>
      <w:marLeft w:val="0"/>
      <w:marRight w:val="0"/>
      <w:marTop w:val="0"/>
      <w:marBottom w:val="0"/>
      <w:divBdr>
        <w:top w:val="none" w:sz="0" w:space="0" w:color="auto"/>
        <w:left w:val="none" w:sz="0" w:space="0" w:color="auto"/>
        <w:bottom w:val="none" w:sz="0" w:space="0" w:color="auto"/>
        <w:right w:val="none" w:sz="0" w:space="0" w:color="auto"/>
      </w:divBdr>
    </w:div>
    <w:div w:id="1988510893">
      <w:bodyDiv w:val="1"/>
      <w:marLeft w:val="0"/>
      <w:marRight w:val="0"/>
      <w:marTop w:val="0"/>
      <w:marBottom w:val="0"/>
      <w:divBdr>
        <w:top w:val="none" w:sz="0" w:space="0" w:color="auto"/>
        <w:left w:val="none" w:sz="0" w:space="0" w:color="auto"/>
        <w:bottom w:val="none" w:sz="0" w:space="0" w:color="auto"/>
        <w:right w:val="none" w:sz="0" w:space="0" w:color="auto"/>
      </w:divBdr>
      <w:divsChild>
        <w:div w:id="605582097">
          <w:marLeft w:val="0"/>
          <w:marRight w:val="0"/>
          <w:marTop w:val="0"/>
          <w:marBottom w:val="0"/>
          <w:divBdr>
            <w:top w:val="none" w:sz="0" w:space="0" w:color="auto"/>
            <w:left w:val="none" w:sz="0" w:space="0" w:color="auto"/>
            <w:bottom w:val="none" w:sz="0" w:space="0" w:color="auto"/>
            <w:right w:val="none" w:sz="0" w:space="0" w:color="auto"/>
          </w:divBdr>
          <w:divsChild>
            <w:div w:id="1802383865">
              <w:marLeft w:val="0"/>
              <w:marRight w:val="0"/>
              <w:marTop w:val="0"/>
              <w:marBottom w:val="0"/>
              <w:divBdr>
                <w:top w:val="none" w:sz="0" w:space="0" w:color="auto"/>
                <w:left w:val="none" w:sz="0" w:space="0" w:color="auto"/>
                <w:bottom w:val="none" w:sz="0" w:space="0" w:color="auto"/>
                <w:right w:val="none" w:sz="0" w:space="0" w:color="auto"/>
              </w:divBdr>
              <w:divsChild>
                <w:div w:id="135030072">
                  <w:marLeft w:val="0"/>
                  <w:marRight w:val="0"/>
                  <w:marTop w:val="0"/>
                  <w:marBottom w:val="30"/>
                  <w:divBdr>
                    <w:top w:val="none" w:sz="0" w:space="0" w:color="auto"/>
                    <w:left w:val="none" w:sz="0" w:space="0" w:color="auto"/>
                    <w:bottom w:val="none" w:sz="0" w:space="0" w:color="auto"/>
                    <w:right w:val="none" w:sz="0" w:space="0" w:color="auto"/>
                  </w:divBdr>
                </w:div>
                <w:div w:id="837035547">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2070155209">
      <w:bodyDiv w:val="1"/>
      <w:marLeft w:val="0"/>
      <w:marRight w:val="0"/>
      <w:marTop w:val="0"/>
      <w:marBottom w:val="0"/>
      <w:divBdr>
        <w:top w:val="none" w:sz="0" w:space="0" w:color="auto"/>
        <w:left w:val="none" w:sz="0" w:space="0" w:color="auto"/>
        <w:bottom w:val="none" w:sz="0" w:space="0" w:color="auto"/>
        <w:right w:val="none" w:sz="0" w:space="0" w:color="auto"/>
      </w:divBdr>
      <w:divsChild>
        <w:div w:id="194660914">
          <w:marLeft w:val="0"/>
          <w:marRight w:val="0"/>
          <w:marTop w:val="288"/>
          <w:marBottom w:val="0"/>
          <w:divBdr>
            <w:top w:val="none" w:sz="0" w:space="0" w:color="auto"/>
            <w:left w:val="none" w:sz="0" w:space="0" w:color="auto"/>
            <w:bottom w:val="none" w:sz="0" w:space="0" w:color="auto"/>
            <w:right w:val="none" w:sz="0" w:space="0" w:color="auto"/>
          </w:divBdr>
        </w:div>
        <w:div w:id="1827503733">
          <w:marLeft w:val="0"/>
          <w:marRight w:val="0"/>
          <w:marTop w:val="288"/>
          <w:marBottom w:val="0"/>
          <w:divBdr>
            <w:top w:val="none" w:sz="0" w:space="0" w:color="auto"/>
            <w:left w:val="none" w:sz="0" w:space="0" w:color="auto"/>
            <w:bottom w:val="none" w:sz="0" w:space="0" w:color="auto"/>
            <w:right w:val="none" w:sz="0" w:space="0" w:color="auto"/>
          </w:divBdr>
        </w:div>
      </w:divsChild>
    </w:div>
    <w:div w:id="2083677619">
      <w:bodyDiv w:val="1"/>
      <w:marLeft w:val="0"/>
      <w:marRight w:val="0"/>
      <w:marTop w:val="0"/>
      <w:marBottom w:val="0"/>
      <w:divBdr>
        <w:top w:val="none" w:sz="0" w:space="0" w:color="auto"/>
        <w:left w:val="none" w:sz="0" w:space="0" w:color="auto"/>
        <w:bottom w:val="none" w:sz="0" w:space="0" w:color="auto"/>
        <w:right w:val="none" w:sz="0" w:space="0" w:color="auto"/>
      </w:divBdr>
      <w:divsChild>
        <w:div w:id="1625038076">
          <w:marLeft w:val="0"/>
          <w:marRight w:val="0"/>
          <w:marTop w:val="288"/>
          <w:marBottom w:val="0"/>
          <w:divBdr>
            <w:top w:val="none" w:sz="0" w:space="0" w:color="auto"/>
            <w:left w:val="none" w:sz="0" w:space="0" w:color="auto"/>
            <w:bottom w:val="none" w:sz="0" w:space="0" w:color="auto"/>
            <w:right w:val="none" w:sz="0" w:space="0" w:color="auto"/>
          </w:divBdr>
        </w:div>
      </w:divsChild>
    </w:div>
    <w:div w:id="2113815512">
      <w:bodyDiv w:val="1"/>
      <w:marLeft w:val="0"/>
      <w:marRight w:val="0"/>
      <w:marTop w:val="0"/>
      <w:marBottom w:val="0"/>
      <w:divBdr>
        <w:top w:val="none" w:sz="0" w:space="0" w:color="auto"/>
        <w:left w:val="none" w:sz="0" w:space="0" w:color="auto"/>
        <w:bottom w:val="none" w:sz="0" w:space="0" w:color="auto"/>
        <w:right w:val="none" w:sz="0" w:space="0" w:color="auto"/>
      </w:divBdr>
      <w:divsChild>
        <w:div w:id="763767851">
          <w:marLeft w:val="0"/>
          <w:marRight w:val="0"/>
          <w:marTop w:val="288"/>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2.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9.jpe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microsoft.com/office/2016/09/relationships/commentsIds" Target="commentsIds.xml"/><Relationship Id="rId32" Type="http://schemas.openxmlformats.org/officeDocument/2006/relationships/image" Target="media/image18.png"/><Relationship Id="rId37" Type="http://schemas.openxmlformats.org/officeDocument/2006/relationships/image" Target="media/image23.jp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commentsExtended" Target="commentsExtended.xml"/><Relationship Id="rId28" Type="http://schemas.openxmlformats.org/officeDocument/2006/relationships/image" Target="media/image14.png"/><Relationship Id="rId36" Type="http://schemas.openxmlformats.org/officeDocument/2006/relationships/image" Target="media/image22.jpg"/><Relationship Id="rId10" Type="http://schemas.openxmlformats.org/officeDocument/2006/relationships/image" Target="media/image1.jpeg"/><Relationship Id="rId19" Type="http://schemas.openxmlformats.org/officeDocument/2006/relationships/image" Target="media/image8.jp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comments" Target="comments.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F55AEF-F074-4975-AC38-B55C263EB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Pages>
  <Words>6463</Words>
  <Characters>34901</Characters>
  <Application>Microsoft Office Word</Application>
  <DocSecurity>0</DocSecurity>
  <Lines>290</Lines>
  <Paragraphs>82</Paragraphs>
  <ScaleCrop>false</ScaleCrop>
  <HeadingPairs>
    <vt:vector size="2" baseType="variant">
      <vt:variant>
        <vt:lpstr>Título</vt:lpstr>
      </vt:variant>
      <vt:variant>
        <vt:i4>1</vt:i4>
      </vt:variant>
    </vt:vector>
  </HeadingPairs>
  <TitlesOfParts>
    <vt:vector size="1" baseType="lpstr">
      <vt:lpstr>Tese Doutorado Qualificação Reinaldo 18/06/2010</vt:lpstr>
    </vt:vector>
  </TitlesOfParts>
  <Company>Hewlett-Packard</Company>
  <LinksUpToDate>false</LinksUpToDate>
  <CharactersWithSpaces>41282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 Doutorado Qualificação Reinaldo 18/06/2010</dc:title>
  <dc:subject>SCM</dc:subject>
  <dc:creator>Reinaldo Fagundes dos Santos</dc:creator>
  <cp:lastModifiedBy>megacatia@hotmail.com</cp:lastModifiedBy>
  <cp:revision>11</cp:revision>
  <cp:lastPrinted>2017-12-04T21:38:00Z</cp:lastPrinted>
  <dcterms:created xsi:type="dcterms:W3CDTF">2017-12-04T20:06:00Z</dcterms:created>
  <dcterms:modified xsi:type="dcterms:W3CDTF">2017-12-04T21:41:00Z</dcterms:modified>
</cp:coreProperties>
</file>